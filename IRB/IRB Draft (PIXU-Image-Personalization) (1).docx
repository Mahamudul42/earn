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rPr>
      </w:pPr>
      <w:r w:rsidDel="00000000" w:rsidR="00000000" w:rsidRPr="00000000">
        <w:rPr>
          <w:rFonts w:ascii="Calibri" w:cs="Calibri" w:eastAsia="Calibri" w:hAnsi="Calibri"/>
          <w:b w:val="1"/>
          <w:rtl w:val="0"/>
        </w:rPr>
        <w:t xml:space="preserve">INSTRUCTIONS:</w:t>
      </w:r>
    </w:p>
    <w:p w:rsidR="00000000" w:rsidDel="00000000" w:rsidP="00000000" w:rsidRDefault="00000000" w:rsidRPr="00000000" w14:paraId="00000003">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Use “SOCIAL TEMPLATE PROTOCOL (HRP-580)” to prepare a social-behavioral study (see </w:t>
      </w:r>
      <w:hyperlink r:id="rId7">
        <w:r w:rsidDel="00000000" w:rsidR="00000000" w:rsidRPr="00000000">
          <w:rPr>
            <w:rFonts w:ascii="Calibri" w:cs="Calibri" w:eastAsia="Calibri" w:hAnsi="Calibri"/>
            <w:color w:val="0070c0"/>
            <w:u w:val="single"/>
            <w:rtl w:val="0"/>
          </w:rPr>
          <w:t xml:space="preserve">Investigator Manual (HRP-103)</w:t>
        </w:r>
      </w:hyperlink>
      <w:r w:rsidDel="00000000" w:rsidR="00000000" w:rsidRPr="00000000">
        <w:rPr>
          <w:rFonts w:ascii="Calibri" w:cs="Calibri" w:eastAsia="Calibri" w:hAnsi="Calibri"/>
          <w:i w:val="1"/>
          <w:color w:val="0070c0"/>
          <w:rtl w:val="0"/>
        </w:rPr>
        <w:t xml:space="preserve"> </w:t>
      </w:r>
      <w:r w:rsidDel="00000000" w:rsidR="00000000" w:rsidRPr="00000000">
        <w:rPr>
          <w:rFonts w:ascii="Calibri" w:cs="Calibri" w:eastAsia="Calibri" w:hAnsi="Calibri"/>
          <w:color w:val="ff0000"/>
          <w:rtl w:val="0"/>
        </w:rPr>
        <w:t xml:space="preserve">for a definition of social-behavioral research).</w:t>
      </w:r>
    </w:p>
    <w:p w:rsidR="00000000" w:rsidDel="00000000" w:rsidP="00000000" w:rsidRDefault="00000000" w:rsidRPr="00000000" w14:paraId="00000004">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For social-behavioral research involving biomedical activities, refer to the </w:t>
      </w:r>
      <w:hyperlink r:id="rId8">
        <w:r w:rsidDel="00000000" w:rsidR="00000000" w:rsidRPr="00000000">
          <w:rPr>
            <w:rFonts w:ascii="Calibri" w:cs="Calibri" w:eastAsia="Calibri" w:hAnsi="Calibri"/>
            <w:color w:val="0070c0"/>
            <w:u w:val="single"/>
            <w:rtl w:val="0"/>
          </w:rPr>
          <w:t xml:space="preserve">Investigator Manual (HRP-103)</w:t>
        </w:r>
      </w:hyperlink>
      <w:r w:rsidDel="00000000" w:rsidR="00000000" w:rsidRPr="00000000">
        <w:rPr>
          <w:rFonts w:ascii="Calibri" w:cs="Calibri" w:eastAsia="Calibri" w:hAnsi="Calibri"/>
          <w:color w:val="ff0000"/>
          <w:rtl w:val="0"/>
        </w:rPr>
        <w:t xml:space="preserve"> for further instructions as to whether the “MEDICAL TEMPLATE PROTOCOL (HRP-590)” is required.</w:t>
      </w:r>
    </w:p>
    <w:p w:rsidR="00000000" w:rsidDel="00000000" w:rsidP="00000000" w:rsidRDefault="00000000" w:rsidRPr="00000000" w14:paraId="00000005">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Depending on the nature of what you are doing, some sections may not be applicable to your research. If so, mark as “NA”. For example, research involving only the use of an existing data set may have many sections with N/A.  </w:t>
      </w:r>
    </w:p>
    <w:p w:rsidR="00000000" w:rsidDel="00000000" w:rsidP="00000000" w:rsidRDefault="00000000" w:rsidRPr="00000000" w14:paraId="00000006">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bookmarkStart w:colFirst="0" w:colLast="0" w:name="_heading=h.gjdgxs" w:id="0"/>
      <w:bookmarkEnd w:id="0"/>
      <w:r w:rsidDel="00000000" w:rsidR="00000000" w:rsidRPr="00000000">
        <w:rPr>
          <w:rFonts w:ascii="Calibri" w:cs="Calibri" w:eastAsia="Calibri" w:hAnsi="Calibri"/>
          <w:color w:val="ff0000"/>
          <w:rtl w:val="0"/>
        </w:rPr>
        <w:t xml:space="preserve">As you are writing the protocol, remove all instructions in red so that they are not contained in the final version of your protocol.</w:t>
      </w:r>
    </w:p>
    <w:p w:rsidR="00000000" w:rsidDel="00000000" w:rsidP="00000000" w:rsidRDefault="00000000" w:rsidRPr="00000000" w14:paraId="00000007">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Do not delete sections if they do not apply to the study.</w:t>
      </w:r>
    </w:p>
    <w:p w:rsidR="00000000" w:rsidDel="00000000" w:rsidP="00000000" w:rsidRDefault="00000000" w:rsidRPr="00000000" w14:paraId="00000008">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We suggest that you use the word “participant” or “volunteer” rather than “subject” throughout your protocol. The reason is that “subject” has the sense of someone under the authority of the investigator while “participant” or “volunteer” has the sense of a person who understands and is an important contributor to the research.</w:t>
      </w:r>
    </w:p>
    <w:p w:rsidR="00000000" w:rsidDel="00000000" w:rsidP="00000000" w:rsidRDefault="00000000" w:rsidRPr="00000000" w14:paraId="00000009">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bookmarkStart w:colFirst="0" w:colLast="0" w:name="_heading=h.30j0zll" w:id="1"/>
      <w:bookmarkEnd w:id="1"/>
      <w:r w:rsidDel="00000000" w:rsidR="00000000" w:rsidRPr="00000000">
        <w:rPr>
          <w:rFonts w:ascii="Calibri" w:cs="Calibri" w:eastAsia="Calibri" w:hAnsi="Calibri"/>
          <w:color w:val="ff0000"/>
          <w:rtl w:val="0"/>
        </w:rPr>
        <w:t xml:space="preserve">After you submit your protocol for review in ETHOS, your protocol will be saved there. You should use that saved version as your starting point for revisions if you submit a modification. You may choose to track protocol versions for yourself outside of ETHOS; however, you should ensure that any version you edit is the same as the most recently approved version in ETHOS. </w:t>
      </w:r>
    </w:p>
    <w:p w:rsidR="00000000" w:rsidDel="00000000" w:rsidP="00000000" w:rsidRDefault="00000000" w:rsidRPr="00000000" w14:paraId="0000000A">
      <w:pPr>
        <w:numPr>
          <w:ilvl w:val="0"/>
          <w:numId w:val="16"/>
        </w:numPr>
        <w:pBdr>
          <w:top w:space="0" w:sz="0" w:val="nil"/>
          <w:left w:space="0" w:sz="0" w:val="nil"/>
          <w:bottom w:space="0" w:sz="0" w:val="nil"/>
          <w:right w:space="0" w:sz="0" w:val="nil"/>
          <w:between w:space="0" w:sz="0" w:val="nil"/>
        </w:pBdr>
        <w:spacing w:before="120" w:lineRule="auto"/>
        <w:ind w:left="36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To update page numbers in the Table of Contents, right click on the table and select “Update Field” and “page numbers only.”</w:t>
      </w:r>
    </w:p>
    <w:p w:rsidR="00000000" w:rsidDel="00000000" w:rsidP="00000000" w:rsidRDefault="00000000" w:rsidRPr="00000000" w14:paraId="0000000B">
      <w:pPr>
        <w:rPr>
          <w:rFonts w:ascii="Calibri" w:cs="Calibri" w:eastAsia="Calibri" w:hAnsi="Calibri"/>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20" w:lineRule="auto"/>
        <w:ind w:left="36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ANCILLARY REVIEWS</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 NOT DELETE.  Submit the completed checklist below with your protocol.</w:t>
      </w:r>
    </w:p>
    <w:tbl>
      <w:tblPr>
        <w:tblStyle w:val="Table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420"/>
        <w:gridCol w:w="3872"/>
        <w:gridCol w:w="1438"/>
        <w:tblGridChange w:id="0">
          <w:tblGrid>
            <w:gridCol w:w="1525"/>
            <w:gridCol w:w="3420"/>
            <w:gridCol w:w="3872"/>
            <w:gridCol w:w="1438"/>
          </w:tblGrid>
        </w:tblGridChange>
      </w:tblGrid>
      <w:tr>
        <w:trPr>
          <w:cantSplit w:val="0"/>
          <w:tblHeader w:val="0"/>
        </w:trPr>
        <w:tc>
          <w:tcPr>
            <w:gridSpan w:val="4"/>
            <w:shd w:fill="eeece1"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Which ancillary reviews do I need and when do I need them?</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Calibri" w:cs="Calibri" w:eastAsia="Calibri" w:hAnsi="Calibri"/>
                <w:b w:val="1"/>
                <w:color w:val="000000"/>
              </w:rPr>
            </w:pPr>
            <w:r w:rsidDel="00000000" w:rsidR="00000000" w:rsidRPr="00000000">
              <w:rPr>
                <w:rFonts w:ascii="Calibri" w:cs="Calibri" w:eastAsia="Calibri" w:hAnsi="Calibri"/>
                <w:color w:val="ff0000"/>
                <w:rtl w:val="0"/>
              </w:rPr>
              <w:t xml:space="preserve">Refer to </w:t>
            </w:r>
            <w:hyperlink r:id="rId9">
              <w:r w:rsidDel="00000000" w:rsidR="00000000" w:rsidRPr="00000000">
                <w:rPr>
                  <w:rFonts w:ascii="Calibri" w:cs="Calibri" w:eastAsia="Calibri" w:hAnsi="Calibri"/>
                  <w:color w:val="0000ff"/>
                  <w:u w:val="single"/>
                  <w:rtl w:val="0"/>
                </w:rPr>
                <w:t xml:space="preserve">HRP-309 </w:t>
              </w:r>
            </w:hyperlink>
            <w:r w:rsidDel="00000000" w:rsidR="00000000" w:rsidRPr="00000000">
              <w:rPr>
                <w:rFonts w:ascii="Calibri" w:cs="Calibri" w:eastAsia="Calibri" w:hAnsi="Calibri"/>
                <w:color w:val="ff0000"/>
                <w:rtl w:val="0"/>
              </w:rPr>
              <w:t xml:space="preserve">for more information about these ancillary reviews.</w:t>
            </w: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Select yes or no</w:t>
            </w:r>
          </w:p>
        </w:tc>
        <w:tc>
          <w:tcPr>
            <w:shd w:fill="eeece1"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Does your study…</w:t>
            </w:r>
          </w:p>
        </w:tc>
        <w:tc>
          <w:tcPr>
            <w:shd w:fill="eeece1"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If yes…</w:t>
            </w:r>
          </w:p>
        </w:tc>
        <w:tc>
          <w:tcPr>
            <w:shd w:fill="eeece1"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Impact on IRB Review</w:t>
            </w:r>
          </w:p>
        </w:tc>
      </w:tr>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466273082"/>
                <w:tag w:val="goog_rdk_0"/>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Gillette Children’s Specialty Healthcare resources, staff or locations?</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Gillette Scientific Review and Gillette Research Administration approval is required.  Contact:</w:t>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i w:val="1"/>
                <w:color w:val="000000"/>
              </w:rPr>
            </w:pPr>
            <w:hyperlink r:id="rId10">
              <w:r w:rsidDel="00000000" w:rsidR="00000000" w:rsidRPr="00000000">
                <w:rPr>
                  <w:rFonts w:ascii="Calibri" w:cs="Calibri" w:eastAsia="Calibri" w:hAnsi="Calibri"/>
                  <w:i w:val="1"/>
                  <w:color w:val="0000ff"/>
                  <w:u w:val="single"/>
                  <w:rtl w:val="0"/>
                </w:rPr>
                <w:t xml:space="preserve">research@gillettechildrens.com</w:t>
              </w:r>
            </w:hyperlink>
            <w:r w:rsidDel="00000000" w:rsidR="00000000" w:rsidRPr="00000000">
              <w:rPr>
                <w:rFonts w:ascii="Calibri" w:cs="Calibri" w:eastAsia="Calibri" w:hAnsi="Calibri"/>
                <w:i w:val="1"/>
                <w:color w:val="000000"/>
                <w:rtl w:val="0"/>
              </w:rPr>
              <w:t xml:space="preserve">  </w:t>
            </w:r>
          </w:p>
        </w:tc>
        <w:tc>
          <w:tcPr>
            <w:vMerge w:val="restart"/>
            <w:shd w:fill="ff0000"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ff0000" w:val="clea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0000" w:val="clea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Approval must be received prior to IRB committee/ designated review.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0000" w:val="clea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f0000" w:val="clea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Consider seeking approval prior to IRB submission.</w:t>
            </w:r>
          </w:p>
        </w:tc>
      </w:tr>
      <w:tr>
        <w:trPr>
          <w:cantSplit w:val="0"/>
          <w:tblHeader w:val="0"/>
        </w:trPr>
        <w:tc>
          <w:tcPr>
            <w:shd w:fill="eeece1"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803522059"/>
                <w:tag w:val="goog_rdk_1"/>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Involve Epic, or Fairview patients, staff, locations, or resources?</w:t>
            </w:r>
          </w:p>
        </w:tc>
        <w:tc>
          <w:tcPr>
            <w:shd w:fill="eeece1"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The Fairview ancillary review will be assigned by IRB staff.</w:t>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11">
              <w:r w:rsidDel="00000000" w:rsidR="00000000" w:rsidRPr="00000000">
                <w:rPr>
                  <w:rFonts w:ascii="Calibri" w:cs="Calibri" w:eastAsia="Calibri" w:hAnsi="Calibri"/>
                  <w:i w:val="1"/>
                  <w:color w:val="0000ff"/>
                  <w:u w:val="single"/>
                  <w:rtl w:val="0"/>
                </w:rPr>
                <w:t xml:space="preserve">ancillaryreview@Fairview.org</w:t>
              </w:r>
            </w:hyperlink>
            <w:r w:rsidDel="00000000" w:rsidR="00000000" w:rsidRPr="00000000">
              <w:rPr>
                <w:rtl w:val="0"/>
              </w:rPr>
            </w:r>
          </w:p>
        </w:tc>
        <w:tc>
          <w:tcPr>
            <w:vMerge w:val="continue"/>
            <w:shd w:fill="ff0000"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412718007"/>
                <w:tag w:val="goog_rdk_2"/>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auto"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evaluation of drugs, devices, biologics, tobacco, or dietary supplements or data subject to FDA inspection?</w:t>
            </w:r>
          </w:p>
        </w:tc>
        <w:tc>
          <w:tcPr>
            <w:shd w:fill="auto" w:val="cle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0000ff"/>
                <w:sz w:val="22"/>
                <w:szCs w:val="22"/>
                <w:u w:val="single"/>
              </w:rPr>
            </w:pPr>
            <w:r w:rsidDel="00000000" w:rsidR="00000000" w:rsidRPr="00000000">
              <w:rPr>
                <w:rFonts w:ascii="Calibri" w:cs="Calibri" w:eastAsia="Calibri" w:hAnsi="Calibri"/>
                <w:i w:val="1"/>
                <w:color w:val="c0504d"/>
                <w:sz w:val="22"/>
                <w:szCs w:val="22"/>
                <w:rtl w:val="0"/>
              </w:rPr>
              <w:t xml:space="preserve">STOP </w:t>
            </w:r>
            <w:r w:rsidDel="00000000" w:rsidR="00000000" w:rsidRPr="00000000">
              <w:rPr>
                <w:rFonts w:ascii="Calibri" w:cs="Calibri" w:eastAsia="Calibri" w:hAnsi="Calibri"/>
                <w:i w:val="1"/>
                <w:color w:val="000000"/>
                <w:sz w:val="22"/>
                <w:szCs w:val="22"/>
                <w:rtl w:val="0"/>
              </w:rPr>
              <w:t xml:space="preserve">– Complete </w:t>
            </w:r>
            <w:hyperlink r:id="rId12">
              <w:r w:rsidDel="00000000" w:rsidR="00000000" w:rsidRPr="00000000">
                <w:rPr>
                  <w:rFonts w:ascii="Calibri" w:cs="Calibri" w:eastAsia="Calibri" w:hAnsi="Calibri"/>
                  <w:i w:val="1"/>
                  <w:color w:val="0000ff"/>
                  <w:sz w:val="22"/>
                  <w:szCs w:val="22"/>
                  <w:u w:val="single"/>
                  <w:rtl w:val="0"/>
                </w:rPr>
                <w:t xml:space="preserve">the Medical Template Protocol (HRP-590)</w:t>
              </w:r>
            </w:hyperlink>
            <w:r w:rsidDel="00000000" w:rsidR="00000000" w:rsidRPr="00000000">
              <w:rPr>
                <w:rFonts w:ascii="Calibri" w:cs="Calibri" w:eastAsia="Calibri" w:hAnsi="Calibri"/>
                <w:i w:val="1"/>
                <w:color w:val="0000ff"/>
                <w:sz w:val="22"/>
                <w:szCs w:val="22"/>
                <w:u w:val="single"/>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tc>
        <w:tc>
          <w:tcPr>
            <w:vMerge w:val="continue"/>
            <w:shd w:fill="ff0000"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238541562"/>
                <w:tag w:val="goog_rdk_3"/>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Require Scientific Review? Not sure? See guidance in the </w:t>
            </w:r>
            <w:hyperlink r:id="rId13">
              <w:r w:rsidDel="00000000" w:rsidR="00000000" w:rsidRPr="00000000">
                <w:rPr>
                  <w:rFonts w:ascii="Calibri" w:cs="Calibri" w:eastAsia="Calibri" w:hAnsi="Calibri"/>
                  <w:color w:val="000000"/>
                  <w:rtl w:val="0"/>
                </w:rPr>
                <w:t xml:space="preserve">Investigator Manual (HRP-103)</w:t>
              </w:r>
            </w:hyperlink>
            <w:r w:rsidDel="00000000" w:rsidR="00000000" w:rsidRPr="00000000">
              <w:rPr>
                <w:rFonts w:ascii="Calibri" w:cs="Calibri" w:eastAsia="Calibri" w:hAnsi="Calibri"/>
                <w:color w:val="000000"/>
                <w:rtl w:val="0"/>
              </w:rPr>
              <w:t xml:space="preserve">.</w:t>
            </w:r>
          </w:p>
        </w:tc>
        <w:tc>
          <w:tcPr>
            <w:shd w:fill="eeece1"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color w:val="000000"/>
                <w:rtl w:val="0"/>
              </w:rPr>
              <w:t xml:space="preserve">Scientific review will be conducted by the panel that reviews your study</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vMerge w:val="continue"/>
            <w:shd w:fill="ff0000"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496221193"/>
                <w:tag w:val="goog_rdk_4"/>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auto"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Relate to cancer patients, cancer treatments, cancer screening/prevention, or tobacco</w:t>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Complete the </w:t>
            </w:r>
            <w:hyperlink r:id="rId14">
              <w:r w:rsidDel="00000000" w:rsidR="00000000" w:rsidRPr="00000000">
                <w:rPr>
                  <w:rFonts w:ascii="Calibri" w:cs="Calibri" w:eastAsia="Calibri" w:hAnsi="Calibri"/>
                  <w:i w:val="1"/>
                  <w:color w:val="0000ff"/>
                  <w:u w:val="single"/>
                  <w:rtl w:val="0"/>
                </w:rPr>
                <w:t xml:space="preserve">CPRC application process</w:t>
              </w:r>
            </w:hyperlink>
            <w:r w:rsidDel="00000000" w:rsidR="00000000" w:rsidRPr="00000000">
              <w:rPr>
                <w:rFonts w:ascii="Calibri" w:cs="Calibri" w:eastAsia="Calibri" w:hAnsi="Calibri"/>
                <w:i w:val="1"/>
                <w:color w:val="000000"/>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15">
              <w:r w:rsidDel="00000000" w:rsidR="00000000" w:rsidRPr="00000000">
                <w:rPr>
                  <w:rFonts w:ascii="Calibri" w:cs="Calibri" w:eastAsia="Calibri" w:hAnsi="Calibri"/>
                  <w:i w:val="1"/>
                  <w:color w:val="0000ff"/>
                  <w:u w:val="single"/>
                  <w:rtl w:val="0"/>
                </w:rPr>
                <w:t xml:space="preserve">ccprc@umn.edu</w:t>
              </w:r>
            </w:hyperlink>
            <w:r w:rsidDel="00000000" w:rsidR="00000000" w:rsidRPr="00000000">
              <w:rPr>
                <w:rFonts w:ascii="Calibri" w:cs="Calibri" w:eastAsia="Calibri" w:hAnsi="Calibri"/>
                <w:i w:val="1"/>
                <w:color w:val="000000"/>
                <w:rtl w:val="0"/>
              </w:rPr>
              <w:t xml:space="preserve"> </w:t>
            </w:r>
          </w:p>
        </w:tc>
        <w:tc>
          <w:tcPr>
            <w:vMerge w:val="continue"/>
            <w:shd w:fill="ff0000"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878142447"/>
                <w:tag w:val="goog_rdk_5"/>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Have a PI or study team member with a conflict of interest?</w:t>
            </w:r>
          </w:p>
        </w:tc>
        <w:tc>
          <w:tcPr>
            <w:shd w:fill="eeece1"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The COI ancillary review will be assigned by IRB staff.</w:t>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16">
              <w:r w:rsidDel="00000000" w:rsidR="00000000" w:rsidRPr="00000000">
                <w:rPr>
                  <w:rFonts w:ascii="Calibri" w:cs="Calibri" w:eastAsia="Calibri" w:hAnsi="Calibri"/>
                  <w:i w:val="1"/>
                  <w:color w:val="0000ff"/>
                  <w:u w:val="single"/>
                  <w:rtl w:val="0"/>
                </w:rPr>
                <w:t xml:space="preserve">becca002@umn.edu</w:t>
              </w:r>
            </w:hyperlink>
            <w:r w:rsidDel="00000000" w:rsidR="00000000" w:rsidRPr="00000000">
              <w:rPr>
                <w:rtl w:val="0"/>
              </w:rPr>
            </w:r>
          </w:p>
        </w:tc>
        <w:tc>
          <w:tcPr>
            <w:vMerge w:val="continue"/>
            <w:shd w:fill="ff0000"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291404376"/>
                <w:tag w:val="goog_rdk_6"/>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the use of radiation?</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(x-ray imaging, radiopharmaceuticals, external beam or brachytherapy)</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c0504d"/>
                <w:rtl w:val="0"/>
              </w:rPr>
              <w:t xml:space="preserve">STOP</w:t>
            </w:r>
            <w:r w:rsidDel="00000000" w:rsidR="00000000" w:rsidRPr="00000000">
              <w:rPr>
                <w:rFonts w:ascii="Calibri" w:cs="Calibri" w:eastAsia="Calibri" w:hAnsi="Calibri"/>
                <w:i w:val="1"/>
                <w:color w:val="000000"/>
                <w:rtl w:val="0"/>
              </w:rPr>
              <w:t xml:space="preserve"> – Complete </w:t>
            </w:r>
            <w:hyperlink r:id="rId17">
              <w:r w:rsidDel="00000000" w:rsidR="00000000" w:rsidRPr="00000000">
                <w:rPr>
                  <w:rFonts w:ascii="Calibri" w:cs="Calibri" w:eastAsia="Calibri" w:hAnsi="Calibri"/>
                  <w:i w:val="1"/>
                  <w:color w:val="0000ff"/>
                  <w:u w:val="single"/>
                  <w:rtl w:val="0"/>
                </w:rPr>
                <w:t xml:space="preserve">the Medical Template Protocol (HRP-590)</w:t>
              </w:r>
            </w:hyperlink>
            <w:r w:rsidDel="00000000" w:rsidR="00000000" w:rsidRPr="00000000">
              <w:rPr>
                <w:rFonts w:ascii="Calibri" w:cs="Calibri" w:eastAsia="Calibri" w:hAnsi="Calibri"/>
                <w:i w:val="1"/>
                <w:color w:val="0000ff"/>
                <w:u w:val="single"/>
                <w:rtl w:val="0"/>
              </w:rPr>
              <w:t xml:space="preserve">.</w:t>
            </w:r>
            <w:r w:rsidDel="00000000" w:rsidR="00000000" w:rsidRPr="00000000">
              <w:rPr>
                <w:rFonts w:ascii="Calibri" w:cs="Calibri" w:eastAsia="Calibri" w:hAnsi="Calibri"/>
                <w:i w:val="1"/>
                <w:color w:val="000000"/>
                <w:rtl w:val="0"/>
              </w:rPr>
              <w:t xml:space="preserve"> </w:t>
            </w:r>
          </w:p>
        </w:tc>
        <w:tc>
          <w:tcPr>
            <w:vMerge w:val="restart"/>
            <w:shd w:fill="ffff00"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Approval from these committees must be received prior to IRB approval; </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These groups each have their own application process. </w:t>
            </w:r>
          </w:p>
        </w:tc>
      </w:tr>
      <w:tr>
        <w:trPr>
          <w:cantSplit w:val="0"/>
          <w:tblHeader w:val="0"/>
        </w:trPr>
        <w:tc>
          <w:tcPr>
            <w:shd w:fill="eeece1"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52398241"/>
                <w:tag w:val="goog_rdk_7"/>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Use the Center for Magnetic Resonance Research (CMRR) as a study location</w:t>
            </w:r>
            <w:r w:rsidDel="00000000" w:rsidR="00000000" w:rsidRPr="00000000">
              <w:rPr>
                <w:rFonts w:ascii="Calibri" w:cs="Calibri" w:eastAsia="Calibri" w:hAnsi="Calibri"/>
                <w:rtl w:val="0"/>
              </w:rPr>
              <w:t xml:space="preserve"> or MR at Masonic Institute for the Developing Brain (MIDB) as a study location?</w:t>
            </w:r>
            <w:r w:rsidDel="00000000" w:rsidR="00000000" w:rsidRPr="00000000">
              <w:rPr>
                <w:rtl w:val="0"/>
              </w:rPr>
            </w:r>
          </w:p>
        </w:tc>
        <w:tc>
          <w:tcPr>
            <w:shd w:fill="eeece1" w:val="cle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1155cc"/>
                <w:sz w:val="22"/>
                <w:szCs w:val="22"/>
                <w:u w:val="single"/>
              </w:rPr>
            </w:pPr>
            <w:r w:rsidDel="00000000" w:rsidR="00000000" w:rsidRPr="00000000">
              <w:rPr>
                <w:rFonts w:ascii="Calibri" w:cs="Calibri" w:eastAsia="Calibri" w:hAnsi="Calibri"/>
                <w:i w:val="1"/>
                <w:color w:val="000000"/>
                <w:sz w:val="22"/>
                <w:szCs w:val="22"/>
                <w:rtl w:val="0"/>
              </w:rPr>
              <w:t xml:space="preserve">Complete the </w:t>
            </w:r>
            <w:hyperlink r:id="rId18">
              <w:r w:rsidDel="00000000" w:rsidR="00000000" w:rsidRPr="00000000">
                <w:rPr>
                  <w:rFonts w:ascii="Calibri" w:cs="Calibri" w:eastAsia="Calibri" w:hAnsi="Calibri"/>
                  <w:i w:val="1"/>
                  <w:color w:val="1155cc"/>
                  <w:sz w:val="22"/>
                  <w:szCs w:val="22"/>
                  <w:u w:val="single"/>
                  <w:rtl w:val="0"/>
                </w:rPr>
                <w:t xml:space="preserve">CMRR pre-IRB ancillary review</w:t>
              </w:r>
            </w:hyperlink>
            <w:r w:rsidDel="00000000" w:rsidR="00000000" w:rsidRPr="00000000">
              <w:rPr>
                <w:rFonts w:ascii="Calibri" w:cs="Calibri" w:eastAsia="Calibri" w:hAnsi="Calibri"/>
                <w:i w:val="1"/>
                <w:color w:val="1155cc"/>
                <w:sz w:val="22"/>
                <w:szCs w:val="22"/>
                <w:u w:val="single"/>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1155cc"/>
                <w:sz w:val="22"/>
                <w:szCs w:val="22"/>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libri" w:cs="Calibri" w:eastAsia="Calibri" w:hAnsi="Calibri"/>
                <w:i w:val="1"/>
                <w:color w:val="1155cc"/>
              </w:rPr>
            </w:pPr>
            <w:r w:rsidDel="00000000" w:rsidR="00000000" w:rsidRPr="00000000">
              <w:rPr>
                <w:rFonts w:ascii="Calibri" w:cs="Calibri" w:eastAsia="Calibri" w:hAnsi="Calibri"/>
                <w:i w:val="1"/>
                <w:color w:val="000000"/>
                <w:sz w:val="22"/>
                <w:szCs w:val="22"/>
                <w:rtl w:val="0"/>
              </w:rPr>
              <w:t xml:space="preserve">Contact: </w:t>
            </w:r>
            <w:hyperlink r:id="rId19">
              <w:r w:rsidDel="00000000" w:rsidR="00000000" w:rsidRPr="00000000">
                <w:rPr>
                  <w:rFonts w:ascii="Calibri" w:cs="Calibri" w:eastAsia="Calibri" w:hAnsi="Calibri"/>
                  <w:i w:val="1"/>
                  <w:color w:val="0000ff"/>
                  <w:sz w:val="22"/>
                  <w:szCs w:val="22"/>
                  <w:u w:val="single"/>
                  <w:rtl w:val="0"/>
                </w:rPr>
                <w:t xml:space="preserve">ande2445@umn.edu</w:t>
              </w:r>
            </w:hyperlink>
            <w:r w:rsidDel="00000000" w:rsidR="00000000" w:rsidRPr="00000000">
              <w:rPr>
                <w:rtl w:val="0"/>
              </w:rPr>
            </w:r>
          </w:p>
        </w:tc>
        <w:tc>
          <w:tcPr>
            <w:vMerge w:val="continue"/>
            <w:shd w:fill="ffff00"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1155cc"/>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487852995"/>
                <w:tag w:val="goog_rdk_8"/>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the use of recombinant or synthetic nucleic acids, toxins, or infectious agents?</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c0504d"/>
                <w:rtl w:val="0"/>
              </w:rPr>
              <w:t xml:space="preserve">STOP</w:t>
            </w:r>
            <w:r w:rsidDel="00000000" w:rsidR="00000000" w:rsidRPr="00000000">
              <w:rPr>
                <w:rFonts w:ascii="Calibri" w:cs="Calibri" w:eastAsia="Calibri" w:hAnsi="Calibri"/>
                <w:i w:val="1"/>
                <w:color w:val="000000"/>
                <w:rtl w:val="0"/>
              </w:rPr>
              <w:t xml:space="preserve"> – Complete </w:t>
            </w:r>
            <w:hyperlink r:id="rId20">
              <w:r w:rsidDel="00000000" w:rsidR="00000000" w:rsidRPr="00000000">
                <w:rPr>
                  <w:rFonts w:ascii="Calibri" w:cs="Calibri" w:eastAsia="Calibri" w:hAnsi="Calibri"/>
                  <w:i w:val="1"/>
                  <w:color w:val="0000ff"/>
                  <w:u w:val="single"/>
                  <w:rtl w:val="0"/>
                </w:rPr>
                <w:t xml:space="preserve">the Medical Template Protocol (HRP-590)</w:t>
              </w:r>
            </w:hyperlink>
            <w:r w:rsidDel="00000000" w:rsidR="00000000" w:rsidRPr="00000000">
              <w:rPr>
                <w:rFonts w:ascii="Calibri" w:cs="Calibri" w:eastAsia="Calibri" w:hAnsi="Calibri"/>
                <w:i w:val="1"/>
                <w:color w:val="0000ff"/>
                <w:u w:val="single"/>
                <w:rtl w:val="0"/>
              </w:rPr>
              <w:t xml:space="preserve">.</w:t>
            </w:r>
            <w:r w:rsidDel="00000000" w:rsidR="00000000" w:rsidRPr="00000000">
              <w:rPr>
                <w:rFonts w:ascii="Calibri" w:cs="Calibri" w:eastAsia="Calibri" w:hAnsi="Calibri"/>
                <w:i w:val="1"/>
                <w:color w:val="000000"/>
                <w:rtl w:val="0"/>
              </w:rPr>
              <w:t xml:space="preserve"> </w:t>
            </w:r>
          </w:p>
        </w:tc>
        <w:tc>
          <w:tcPr>
            <w:vMerge w:val="continue"/>
            <w:shd w:fill="ffff00"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1290" w:hRule="atLeast"/>
          <w:tblHeader w:val="0"/>
        </w:trPr>
        <w:tc>
          <w:tcPr>
            <w:shd w:fill="eeece1"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440306537"/>
                <w:tag w:val="goog_rdk_9"/>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the use of human fetal tissue, human embryos, or embryonic stem cells?</w:t>
            </w:r>
          </w:p>
        </w:tc>
        <w:tc>
          <w:tcPr>
            <w:shd w:fill="eeece1"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c0504d"/>
                <w:rtl w:val="0"/>
              </w:rPr>
              <w:t xml:space="preserve">STOP</w:t>
            </w:r>
            <w:r w:rsidDel="00000000" w:rsidR="00000000" w:rsidRPr="00000000">
              <w:rPr>
                <w:rFonts w:ascii="Calibri" w:cs="Calibri" w:eastAsia="Calibri" w:hAnsi="Calibri"/>
                <w:i w:val="1"/>
                <w:color w:val="000000"/>
                <w:rtl w:val="0"/>
              </w:rPr>
              <w:t xml:space="preserve"> – Complete </w:t>
            </w:r>
            <w:hyperlink r:id="rId21">
              <w:r w:rsidDel="00000000" w:rsidR="00000000" w:rsidRPr="00000000">
                <w:rPr>
                  <w:rFonts w:ascii="Calibri" w:cs="Calibri" w:eastAsia="Calibri" w:hAnsi="Calibri"/>
                  <w:i w:val="1"/>
                  <w:color w:val="0000ff"/>
                  <w:u w:val="single"/>
                  <w:rtl w:val="0"/>
                </w:rPr>
                <w:t xml:space="preserve">the Medical Template Protocol (HRP-590)</w:t>
              </w:r>
            </w:hyperlink>
            <w:r w:rsidDel="00000000" w:rsidR="00000000" w:rsidRPr="00000000">
              <w:rPr>
                <w:rFonts w:ascii="Calibri" w:cs="Calibri" w:eastAsia="Calibri" w:hAnsi="Calibri"/>
                <w:i w:val="1"/>
                <w:color w:val="000000"/>
                <w:rtl w:val="0"/>
              </w:rPr>
              <w:t xml:space="preserve"> </w:t>
            </w:r>
          </w:p>
        </w:tc>
        <w:tc>
          <w:tcPr>
            <w:vMerge w:val="continue"/>
            <w:shd w:fill="ffff00"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980" w:hRule="atLeast"/>
          <w:tblHeader w:val="0"/>
        </w:trPr>
        <w:tc>
          <w:tcPr>
            <w:shd w:fill="ffffff"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88180251"/>
                <w:tag w:val="goog_rdk_10"/>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90"/>
              </w:tabs>
              <w:spacing w:line="360" w:lineRule="auto"/>
              <w:rPr>
                <w:rFonts w:ascii="Calibri" w:cs="Calibri" w:eastAsia="Calibri" w:hAnsi="Calibri"/>
                <w:b w:val="1"/>
                <w:color w:val="000000"/>
              </w:rPr>
            </w:pPr>
            <w:r w:rsidDel="00000000" w:rsidR="00000000" w:rsidRPr="00000000">
              <w:rPr>
                <w:rtl w:val="0"/>
              </w:rPr>
            </w:r>
          </w:p>
        </w:tc>
        <w:tc>
          <w:tcPr>
            <w:shd w:fill="ffffff"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use of protected health information (PHI)?</w:t>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OR</w:t>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color w:val="000000"/>
                <w:rtl w:val="0"/>
              </w:rPr>
              <w:t xml:space="preserve">Include international collaborators and involves the collection, transmission, and storage of health data?</w:t>
            </w:r>
            <w:r w:rsidDel="00000000" w:rsidR="00000000" w:rsidRPr="00000000">
              <w:rPr>
                <w:rtl w:val="0"/>
              </w:rPr>
            </w:r>
          </w:p>
        </w:tc>
        <w:tc>
          <w:tcPr>
            <w:shd w:fill="ffffff" w:val="clear"/>
          </w:tcPr>
          <w:p w:rsidR="00000000" w:rsidDel="00000000" w:rsidP="00000000" w:rsidRDefault="00000000" w:rsidRPr="00000000" w14:paraId="0000006D">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If yes, HIPCO may conduct a review of this protocol. This review will be assigned by IRB staff.</w:t>
            </w:r>
          </w:p>
          <w:p w:rsidR="00000000" w:rsidDel="00000000" w:rsidP="00000000" w:rsidRDefault="00000000" w:rsidRPr="00000000" w14:paraId="0000006E">
            <w:pP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i w:val="1"/>
                <w:color w:val="c0504d"/>
              </w:rPr>
            </w:pPr>
            <w:r w:rsidDel="00000000" w:rsidR="00000000" w:rsidRPr="00000000">
              <w:rPr>
                <w:rFonts w:ascii="Calibri" w:cs="Calibri" w:eastAsia="Calibri" w:hAnsi="Calibri"/>
                <w:i w:val="1"/>
                <w:color w:val="000000"/>
                <w:rtl w:val="0"/>
              </w:rPr>
              <w:t xml:space="preserve">Contact: </w:t>
            </w:r>
            <w:hyperlink r:id="rId22">
              <w:r w:rsidDel="00000000" w:rsidR="00000000" w:rsidRPr="00000000">
                <w:rPr>
                  <w:rFonts w:ascii="Calibri" w:cs="Calibri" w:eastAsia="Calibri" w:hAnsi="Calibri"/>
                  <w:i w:val="1"/>
                  <w:color w:val="0000ff"/>
                  <w:u w:val="single"/>
                  <w:rtl w:val="0"/>
                </w:rPr>
                <w:t xml:space="preserve">privacy@umn.edu</w:t>
              </w:r>
            </w:hyperlink>
            <w:r w:rsidDel="00000000" w:rsidR="00000000" w:rsidRPr="00000000">
              <w:rPr>
                <w:rtl w:val="0"/>
              </w:rPr>
            </w:r>
          </w:p>
        </w:tc>
        <w:tc>
          <w:tcPr>
            <w:vMerge w:val="restart"/>
            <w:shd w:fill="00b050"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Approval must be received prior to IRB approval.</w:t>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These groups do not have a separate application process but additional information from the study team may be required.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r>
      <w:tr>
        <w:trPr>
          <w:cantSplit w:val="0"/>
          <w:trHeight w:val="980" w:hRule="atLeast"/>
          <w:tblHeader w:val="0"/>
        </w:trPr>
        <w:tc>
          <w:tcPr>
            <w:shd w:fill="eeece1"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0"/>
              </w:tabs>
              <w:spacing w:line="360" w:lineRule="auto"/>
              <w:rPr>
                <w:rFonts w:ascii="Calibri" w:cs="Calibri" w:eastAsia="Calibri" w:hAnsi="Calibri"/>
                <w:b w:val="1"/>
                <w:color w:val="000000"/>
              </w:rPr>
            </w:pPr>
            <w:sdt>
              <w:sdtPr>
                <w:id w:val="-38760627"/>
                <w:tag w:val="goog_rdk_11"/>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shd w:fill="eeece1" w:val="clear"/>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Include the use of a controlled substance? </w:t>
            </w:r>
          </w:p>
        </w:tc>
        <w:tc>
          <w:tcPr>
            <w:shd w:fill="eeece1"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c0504d"/>
                <w:rtl w:val="0"/>
              </w:rPr>
              <w:t xml:space="preserve">STOP</w:t>
            </w:r>
            <w:r w:rsidDel="00000000" w:rsidR="00000000" w:rsidRPr="00000000">
              <w:rPr>
                <w:rFonts w:ascii="Calibri" w:cs="Calibri" w:eastAsia="Calibri" w:hAnsi="Calibri"/>
                <w:i w:val="1"/>
                <w:color w:val="000000"/>
                <w:rtl w:val="0"/>
              </w:rPr>
              <w:t xml:space="preserve"> – Complete </w:t>
            </w:r>
            <w:hyperlink r:id="rId23">
              <w:r w:rsidDel="00000000" w:rsidR="00000000" w:rsidRPr="00000000">
                <w:rPr>
                  <w:rFonts w:ascii="Calibri" w:cs="Calibri" w:eastAsia="Calibri" w:hAnsi="Calibri"/>
                  <w:i w:val="1"/>
                  <w:color w:val="0000ff"/>
                  <w:u w:val="single"/>
                  <w:rtl w:val="0"/>
                </w:rPr>
                <w:t xml:space="preserve">the Medical Template Protocol (HRP-590)</w:t>
              </w:r>
            </w:hyperlink>
            <w:r w:rsidDel="00000000" w:rsidR="00000000" w:rsidRPr="00000000">
              <w:rPr>
                <w:rFonts w:ascii="Calibri" w:cs="Calibri" w:eastAsia="Calibri" w:hAnsi="Calibri"/>
                <w:i w:val="1"/>
                <w:color w:val="0000ff"/>
                <w:u w:val="single"/>
                <w:rtl w:val="0"/>
              </w:rPr>
              <w:t xml:space="preserve">.</w:t>
            </w:r>
            <w:r w:rsidDel="00000000" w:rsidR="00000000" w:rsidRPr="00000000">
              <w:rPr>
                <w:rtl w:val="0"/>
              </w:rPr>
            </w:r>
          </w:p>
        </w:tc>
        <w:tc>
          <w:tcPr>
            <w:vMerge w:val="continue"/>
            <w:shd w:fill="00b050"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980" w:hRule="atLeast"/>
          <w:tblHeader w:val="0"/>
        </w:trPr>
        <w:tc>
          <w:tcPr>
            <w:shd w:fill="ffffff"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445605770"/>
                <w:tag w:val="goog_rdk_12"/>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ffffff"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Use data from CTSI Best Practices Integrated Informatics Core (BPIC), formerly the AHC Information Exchange (IE)?</w:t>
            </w:r>
          </w:p>
        </w:tc>
        <w:tc>
          <w:tcPr>
            <w:shd w:fill="ffffff"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The CTSI Best Practices Integrated Informatics Core ancillary review will be assigned by IRB staff.</w:t>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r w:rsidDel="00000000" w:rsidR="00000000" w:rsidRPr="00000000">
              <w:rPr>
                <w:rFonts w:ascii="Calibri" w:cs="Calibri" w:eastAsia="Calibri" w:hAnsi="Calibri"/>
                <w:i w:val="1"/>
                <w:rtl w:val="0"/>
              </w:rPr>
              <w:t xml:space="preserve"> </w:t>
            </w:r>
            <w:hyperlink r:id="rId24">
              <w:r w:rsidDel="00000000" w:rsidR="00000000" w:rsidRPr="00000000">
                <w:rPr>
                  <w:rFonts w:ascii="Calibri" w:cs="Calibri" w:eastAsia="Calibri" w:hAnsi="Calibri"/>
                  <w:i w:val="1"/>
                  <w:color w:val="0000ff"/>
                  <w:u w:val="single"/>
                  <w:rtl w:val="0"/>
                </w:rPr>
                <w:t xml:space="preserve">bpic@umn.edu</w:t>
              </w:r>
            </w:hyperlink>
            <w:r w:rsidDel="00000000" w:rsidR="00000000" w:rsidRPr="00000000">
              <w:rPr>
                <w:rFonts w:ascii="Calibri" w:cs="Calibri" w:eastAsia="Calibri" w:hAnsi="Calibri"/>
                <w:i w:val="1"/>
                <w:rtl w:val="0"/>
              </w:rPr>
              <w:t xml:space="preserve"> </w:t>
            </w:r>
            <w:r w:rsidDel="00000000" w:rsidR="00000000" w:rsidRPr="00000000">
              <w:rPr>
                <w:rtl w:val="0"/>
              </w:rPr>
            </w:r>
          </w:p>
        </w:tc>
        <w:tc>
          <w:tcPr>
            <w:vMerge w:val="continue"/>
            <w:shd w:fill="00b050"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980" w:hRule="atLeast"/>
          <w:tblHeader w:val="0"/>
        </w:trPr>
        <w:tc>
          <w:tcPr>
            <w:shd w:fill="eeece1"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722990408"/>
                <w:tag w:val="goog_rdk_13"/>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eeece1"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90"/>
              </w:tabs>
              <w:rPr>
                <w:rFonts w:ascii="Calibri" w:cs="Calibri" w:eastAsia="Calibri" w:hAnsi="Calibri"/>
                <w:color w:val="000000"/>
              </w:rPr>
            </w:pPr>
            <w:r w:rsidDel="00000000" w:rsidR="00000000" w:rsidRPr="00000000">
              <w:rPr>
                <w:rFonts w:ascii="Calibri" w:cs="Calibri" w:eastAsia="Calibri" w:hAnsi="Calibri"/>
                <w:color w:val="000000"/>
                <w:rtl w:val="0"/>
              </w:rPr>
              <w:t xml:space="preserve">Plan to use CTSI Monitoring services, and/or have an IND, IDE, or designated NSR-IDE by the UMN IRB?</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shd w:fill="eeece1"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The CTSI monitoring ancillary review will be assigned by IRB staff.</w:t>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Please note eligibility criteria </w:t>
            </w:r>
            <w:hyperlink r:id="rId25">
              <w:r w:rsidDel="00000000" w:rsidR="00000000" w:rsidRPr="00000000">
                <w:rPr>
                  <w:rFonts w:ascii="Calibri" w:cs="Calibri" w:eastAsia="Calibri" w:hAnsi="Calibri"/>
                  <w:i w:val="1"/>
                  <w:color w:val="0000ff"/>
                  <w:u w:val="single"/>
                  <w:rtl w:val="0"/>
                </w:rPr>
                <w:t xml:space="preserve">here</w:t>
              </w:r>
            </w:hyperlink>
            <w:r w:rsidDel="00000000" w:rsidR="00000000" w:rsidRPr="00000000">
              <w:rPr>
                <w:rFonts w:ascii="Calibri" w:cs="Calibri" w:eastAsia="Calibri" w:hAnsi="Calibri"/>
                <w:i w:val="1"/>
                <w:color w:val="000000"/>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89">
            <w:pP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26">
              <w:r w:rsidDel="00000000" w:rsidR="00000000" w:rsidRPr="00000000">
                <w:rPr>
                  <w:rFonts w:ascii="Calibri" w:cs="Calibri" w:eastAsia="Calibri" w:hAnsi="Calibri"/>
                  <w:i w:val="1"/>
                  <w:color w:val="0000ff"/>
                  <w:u w:val="single"/>
                  <w:rtl w:val="0"/>
                </w:rPr>
                <w:t xml:space="preserve">fencl003@umn.edu</w:t>
              </w:r>
            </w:hyperlink>
            <w:r w:rsidDel="00000000" w:rsidR="00000000" w:rsidRPr="00000000">
              <w:rPr>
                <w:rtl w:val="0"/>
              </w:rPr>
            </w:r>
          </w:p>
        </w:tc>
        <w:tc>
          <w:tcPr>
            <w:vMerge w:val="continue"/>
            <w:shd w:fill="00b050"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962"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95274674"/>
                <w:tag w:val="goog_rdk_14"/>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Use histology or procurement support from </w:t>
            </w:r>
            <w:hyperlink r:id="rId27">
              <w:r w:rsidDel="00000000" w:rsidR="00000000" w:rsidRPr="00000000">
                <w:rPr>
                  <w:rFonts w:ascii="Calibri" w:cs="Calibri" w:eastAsia="Calibri" w:hAnsi="Calibri"/>
                  <w:color w:val="0000ff"/>
                  <w:u w:val="single"/>
                  <w:rtl w:val="0"/>
                </w:rPr>
                <w:t xml:space="preserve">Biospecimen Support</w:t>
              </w:r>
            </w:hyperlink>
            <w:r w:rsidDel="00000000" w:rsidR="00000000" w:rsidRPr="00000000">
              <w:rPr>
                <w:rFonts w:ascii="Calibri" w:cs="Calibri" w:eastAsia="Calibri" w:hAnsi="Calibri"/>
                <w:color w:val="000000"/>
                <w:rtl w:val="0"/>
              </w:rPr>
              <w:t xml:space="preserve">, formerly Biorepository and Laboratory Services (BLS) or Bionet)?</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Calibri" w:cs="Calibri" w:eastAsia="Calibri" w:hAnsi="Calibri"/>
                <w:i w:val="1"/>
                <w:color w:val="0000ff"/>
                <w:sz w:val="22"/>
                <w:szCs w:val="22"/>
                <w:u w:val="single"/>
              </w:rPr>
            </w:pPr>
            <w:r w:rsidDel="00000000" w:rsidR="00000000" w:rsidRPr="00000000">
              <w:rPr>
                <w:rFonts w:ascii="Calibri" w:cs="Calibri" w:eastAsia="Calibri" w:hAnsi="Calibri"/>
                <w:i w:val="1"/>
                <w:color w:val="c0504d"/>
                <w:sz w:val="22"/>
                <w:szCs w:val="22"/>
                <w:rtl w:val="0"/>
              </w:rPr>
              <w:t xml:space="preserve">STOP </w:t>
            </w:r>
            <w:r w:rsidDel="00000000" w:rsidR="00000000" w:rsidRPr="00000000">
              <w:rPr>
                <w:rFonts w:ascii="Calibri" w:cs="Calibri" w:eastAsia="Calibri" w:hAnsi="Calibri"/>
                <w:i w:val="1"/>
                <w:color w:val="000000"/>
                <w:sz w:val="22"/>
                <w:szCs w:val="22"/>
                <w:rtl w:val="0"/>
              </w:rPr>
              <w:t xml:space="preserve">– Complete </w:t>
            </w:r>
            <w:hyperlink r:id="rId28">
              <w:r w:rsidDel="00000000" w:rsidR="00000000" w:rsidRPr="00000000">
                <w:rPr>
                  <w:rFonts w:ascii="Calibri" w:cs="Calibri" w:eastAsia="Calibri" w:hAnsi="Calibri"/>
                  <w:i w:val="1"/>
                  <w:color w:val="0000ff"/>
                  <w:sz w:val="22"/>
                  <w:szCs w:val="22"/>
                  <w:u w:val="single"/>
                  <w:rtl w:val="0"/>
                </w:rPr>
                <w:t xml:space="preserve">the Medical Template Protocol (HRP-590)</w:t>
              </w:r>
            </w:hyperlink>
            <w:r w:rsidDel="00000000" w:rsidR="00000000" w:rsidRPr="00000000">
              <w:rPr>
                <w:rFonts w:ascii="Calibri" w:cs="Calibri" w:eastAsia="Calibri" w:hAnsi="Calibri"/>
                <w:i w:val="1"/>
                <w:color w:val="0000ff"/>
                <w:sz w:val="22"/>
                <w:szCs w:val="22"/>
                <w:u w:val="single"/>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tc>
        <w:tc>
          <w:tcPr>
            <w:vMerge w:val="continue"/>
            <w:shd w:fill="00b050"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1043" w:hRule="atLeast"/>
          <w:tblHeader w:val="0"/>
        </w:trPr>
        <w:tc>
          <w:tcPr>
            <w:shd w:fill="eeece1"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437638547"/>
                <w:tag w:val="goog_rdk_15"/>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shd w:fill="eeece1"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Need to be registered on clinicaltrials.gov?</w:t>
            </w:r>
          </w:p>
        </w:tc>
        <w:tc>
          <w:tcPr>
            <w:shd w:fill="eeece1"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If you select “No” in ETHOS, the clinicaltrials.gov ancillary review will be assigned by IRB staff.</w:t>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29">
              <w:r w:rsidDel="00000000" w:rsidR="00000000" w:rsidRPr="00000000">
                <w:rPr>
                  <w:color w:val="0000ff"/>
                  <w:u w:val="single"/>
                  <w:rtl w:val="0"/>
                </w:rPr>
                <w:t xml:space="preserve">fencl003@umn.edu</w:t>
              </w:r>
            </w:hyperlink>
            <w:r w:rsidDel="00000000" w:rsidR="00000000" w:rsidRPr="00000000">
              <w:rPr>
                <w:rtl w:val="0"/>
              </w:rPr>
              <w:t xml:space="preserve"> </w:t>
            </w:r>
            <w:r w:rsidDel="00000000" w:rsidR="00000000" w:rsidRPr="00000000">
              <w:rPr>
                <w:rFonts w:ascii="Calibri" w:cs="Calibri" w:eastAsia="Calibri" w:hAnsi="Calibri"/>
                <w:i w:val="1"/>
                <w:color w:val="000000"/>
                <w:rtl w:val="0"/>
              </w:rPr>
              <w:t xml:space="preserve"> </w:t>
            </w:r>
          </w:p>
        </w:tc>
        <w:tc>
          <w:tcPr>
            <w:vMerge w:val="continue"/>
            <w:shd w:fill="00b050"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rHeight w:val="1043"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sdt>
              <w:sdtPr>
                <w:id w:val="-1572264964"/>
                <w:tag w:val="goog_rdk_16"/>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Use of student education records?</w:t>
            </w:r>
            <w:r w:rsidDel="00000000" w:rsidR="00000000" w:rsidRPr="00000000">
              <w:rPr>
                <w:rtl w:val="0"/>
              </w:rPr>
            </w:r>
          </w:p>
        </w:tc>
        <w:tc>
          <w:tcPr/>
          <w:p w:rsidR="00000000" w:rsidDel="00000000" w:rsidP="00000000" w:rsidRDefault="00000000" w:rsidRPr="00000000" w14:paraId="0000009D">
            <w:pPr>
              <w:spacing w:before="120"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Assigned if FERPA guidance is needed during IRB review.</w:t>
            </w:r>
          </w:p>
          <w:p w:rsidR="00000000" w:rsidDel="00000000" w:rsidP="00000000" w:rsidRDefault="00000000" w:rsidRPr="00000000" w14:paraId="0000009E">
            <w:pPr>
              <w:spacing w:before="120"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30">
              <w:r w:rsidDel="00000000" w:rsidR="00000000" w:rsidRPr="00000000">
                <w:rPr>
                  <w:rFonts w:ascii="Calibri" w:cs="Calibri" w:eastAsia="Calibri" w:hAnsi="Calibri"/>
                  <w:i w:val="1"/>
                  <w:color w:val="0000ff"/>
                  <w:u w:val="single"/>
                  <w:rtl w:val="0"/>
                </w:rPr>
                <w:t xml:space="preserve">ande8670@umn.edu</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tc>
        <w:tc>
          <w:tcPr>
            <w:vMerge w:val="continue"/>
            <w:shd w:fill="00b050"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828303272"/>
                <w:tag w:val="goog_rdk_17"/>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shd w:fill="eeece1"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Does your research include collaborations with Tribal partners, Tribal communities, Tribal-serving institutions, or include focused recruitment of Indigenous Peoples?</w:t>
            </w:r>
          </w:p>
        </w:tc>
        <w:tc>
          <w:tcPr>
            <w:shd w:fill="eeece1"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The Office of Native American Affairs ancillary review may be assigned.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See </w:t>
            </w:r>
            <w:hyperlink r:id="rId31">
              <w:r w:rsidDel="00000000" w:rsidR="00000000" w:rsidRPr="00000000">
                <w:rPr>
                  <w:rFonts w:ascii="Calibri" w:cs="Calibri" w:eastAsia="Calibri" w:hAnsi="Calibri"/>
                  <w:i w:val="1"/>
                  <w:color w:val="0000ff"/>
                  <w:u w:val="single"/>
                  <w:rtl w:val="0"/>
                </w:rPr>
                <w:t xml:space="preserve">University of Minnesota Guidelines for Indigenous Research</w:t>
              </w:r>
            </w:hyperlink>
            <w:r w:rsidDel="00000000" w:rsidR="00000000" w:rsidRPr="00000000">
              <w:rPr>
                <w:rFonts w:ascii="Calibri" w:cs="Calibri" w:eastAsia="Calibri" w:hAnsi="Calibri"/>
                <w:i w:val="1"/>
                <w:color w:val="000000"/>
                <w:rtl w:val="0"/>
              </w:rPr>
              <w:t xml:space="preserve">.</w:t>
            </w:r>
          </w:p>
        </w:tc>
        <w:tc>
          <w:tcPr>
            <w:shd w:fill="92d050"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92d050" w:val="clea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May not impact IRB review/approval.</w:t>
            </w:r>
          </w:p>
        </w:tc>
      </w:tr>
      <w:tr>
        <w:trPr>
          <w:cantSplit w:val="0"/>
          <w:tblHeader w:val="0"/>
        </w:trPr>
        <w:tc>
          <w:tcPr>
            <w:shd w:fill="auto"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815383932"/>
                <w:tag w:val="goog_rdk_18"/>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c>
          <w:tcPr>
            <w:shd w:fill="auto" w:val="cle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Require registration in OnCore?</w:t>
            </w:r>
          </w:p>
        </w:tc>
        <w:tc>
          <w:tcPr>
            <w:shd w:fill="auto"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If you select “No” or “I Don’t Know” in ETHOS, the OnCore ancillary review will be assigned by IRB staff.</w:t>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w:t>
            </w:r>
            <w:hyperlink r:id="rId32">
              <w:r w:rsidDel="00000000" w:rsidR="00000000" w:rsidRPr="00000000">
                <w:rPr>
                  <w:rFonts w:ascii="Calibri" w:cs="Calibri" w:eastAsia="Calibri" w:hAnsi="Calibri"/>
                  <w:i w:val="1"/>
                  <w:color w:val="0000ff"/>
                  <w:u w:val="single"/>
                  <w:rtl w:val="0"/>
                </w:rPr>
                <w:t xml:space="preserve">oncore@umn.edu</w:t>
              </w:r>
            </w:hyperlink>
            <w:r w:rsidDel="00000000" w:rsidR="00000000" w:rsidRPr="00000000">
              <w:rPr>
                <w:rFonts w:ascii="Calibri" w:cs="Calibri" w:eastAsia="Calibri" w:hAnsi="Calibri"/>
                <w:i w:val="1"/>
                <w:color w:val="000000"/>
                <w:rtl w:val="0"/>
              </w:rPr>
              <w:t xml:space="preserve"> </w:t>
            </w:r>
          </w:p>
        </w:tc>
        <w:tc>
          <w:tcPr>
            <w:vMerge w:val="restart"/>
            <w:shd w:fill="92d050"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Does not affect IRB approval.</w:t>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570072243"/>
                <w:tag w:val="goog_rdk_19"/>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shd w:fill="eeece1"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color w:val="000000"/>
                <w:rtl w:val="0"/>
              </w:rPr>
              <w:t xml:space="preserve">Propose use of eConsent process that captures electronic signatures of participants?</w:t>
            </w:r>
          </w:p>
        </w:tc>
        <w:tc>
          <w:tcPr>
            <w:shd w:fill="eeece1"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REDCap Ancillary Review will be assigned to confirm IRB approval status prior to moving your eConsent to production in </w:t>
            </w:r>
            <w:hyperlink r:id="rId33">
              <w:r w:rsidDel="00000000" w:rsidR="00000000" w:rsidRPr="00000000">
                <w:rPr>
                  <w:rFonts w:ascii="Calibri" w:cs="Calibri" w:eastAsia="Calibri" w:hAnsi="Calibri"/>
                  <w:i w:val="1"/>
                  <w:color w:val="0000ff"/>
                  <w:u w:val="single"/>
                  <w:rtl w:val="0"/>
                </w:rPr>
                <w:t xml:space="preserve">REDCap</w:t>
              </w:r>
            </w:hyperlink>
            <w:r w:rsidDel="00000000" w:rsidR="00000000" w:rsidRPr="00000000">
              <w:rPr>
                <w:rFonts w:ascii="Calibri" w:cs="Calibri" w:eastAsia="Calibri" w:hAnsi="Calibri"/>
                <w:i w:val="1"/>
                <w:color w:val="000000"/>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20" w:lineRule="auto"/>
              <w:rPr>
                <w:rFonts w:ascii="Calibri" w:cs="Calibri" w:eastAsia="Calibri" w:hAnsi="Calibri"/>
                <w:i w:val="1"/>
                <w:color w:val="000000"/>
              </w:rPr>
            </w:pPr>
            <w:r w:rsidDel="00000000" w:rsidR="00000000" w:rsidRPr="00000000">
              <w:rPr>
                <w:rFonts w:ascii="Calibri" w:cs="Calibri" w:eastAsia="Calibri" w:hAnsi="Calibri"/>
                <w:i w:val="1"/>
                <w:color w:val="000000"/>
                <w:rtl w:val="0"/>
              </w:rPr>
              <w:t xml:space="preserve">Contact redcap@umn.edu</w:t>
            </w:r>
          </w:p>
        </w:tc>
        <w:tc>
          <w:tcPr>
            <w:vMerge w:val="continue"/>
            <w:shd w:fill="92d050"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libri" w:cs="Calibri" w:eastAsia="Calibri" w:hAnsi="Calibri"/>
                <w:b w:val="1"/>
                <w:color w:val="000000"/>
              </w:rPr>
            </w:pPr>
            <w:sdt>
              <w:sdtPr>
                <w:id w:val="1173622504"/>
                <w:tag w:val="goog_rdk_20"/>
              </w:sdtPr>
              <w:sdtContent>
                <w:r w:rsidDel="00000000" w:rsidR="00000000" w:rsidRPr="00000000">
                  <w:rPr>
                    <w:rFonts w:ascii="Arial Unicode MS" w:cs="Arial Unicode MS" w:eastAsia="Arial Unicode MS" w:hAnsi="Arial Unicode MS"/>
                    <w:b w:val="1"/>
                    <w:color w:val="000000"/>
                    <w:rtl w:val="0"/>
                  </w:rPr>
                  <w:t xml:space="preserve">☐</w:t>
                </w:r>
              </w:sdtContent>
            </w:sdt>
            <w:r w:rsidDel="00000000" w:rsidR="00000000" w:rsidRPr="00000000">
              <w:rPr>
                <w:rFonts w:ascii="Calibri" w:cs="Calibri" w:eastAsia="Calibri" w:hAnsi="Calibri"/>
                <w:b w:val="1"/>
                <w:color w:val="000000"/>
                <w:rtl w:val="0"/>
              </w:rPr>
              <w:t xml:space="preserve"> Yes</w:t>
            </w:r>
          </w:p>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b w:val="1"/>
                <w:color w:val="000000"/>
                <w:rtl w:val="0"/>
              </w:rPr>
              <w:t xml:space="preserve"> No</w:t>
            </w:r>
          </w:p>
        </w:tc>
        <w:tc>
          <w:tcPr>
            <w:shd w:fill="auto"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Propose to use </w:t>
            </w:r>
            <w:hyperlink r:id="rId34">
              <w:r w:rsidDel="00000000" w:rsidR="00000000" w:rsidRPr="00000000">
                <w:rPr>
                  <w:rFonts w:ascii="Calibri" w:cs="Calibri" w:eastAsia="Calibri" w:hAnsi="Calibri"/>
                  <w:color w:val="0000ff"/>
                  <w:u w:val="single"/>
                  <w:rtl w:val="0"/>
                </w:rPr>
                <w:t xml:space="preserve">Community- University Health Care Center</w:t>
              </w:r>
            </w:hyperlink>
            <w:r w:rsidDel="00000000" w:rsidR="00000000" w:rsidRPr="00000000">
              <w:rPr>
                <w:rFonts w:ascii="Calibri" w:cs="Calibri" w:eastAsia="Calibri" w:hAnsi="Calibri"/>
                <w:color w:val="0000ff"/>
                <w:u w:val="single"/>
                <w:rtl w:val="0"/>
              </w:rPr>
              <w:t xml:space="preserve"> (CUHCC) resources or include access to patients or their data?</w:t>
            </w:r>
            <w:r w:rsidDel="00000000" w:rsidR="00000000" w:rsidRPr="00000000">
              <w:rPr>
                <w:rtl w:val="0"/>
              </w:rPr>
            </w:r>
          </w:p>
        </w:tc>
        <w:tc>
          <w:tcPr>
            <w:shd w:fill="auto" w:val="clear"/>
          </w:tcPr>
          <w:p w:rsidR="00000000" w:rsidDel="00000000" w:rsidP="00000000" w:rsidRDefault="00000000" w:rsidRPr="00000000" w14:paraId="000000BB">
            <w:pPr>
              <w:rPr>
                <w:rFonts w:ascii="Calibri" w:cs="Calibri" w:eastAsia="Calibri" w:hAnsi="Calibri"/>
                <w:i w:val="1"/>
              </w:rPr>
            </w:pPr>
            <w:r w:rsidDel="00000000" w:rsidR="00000000" w:rsidRPr="00000000">
              <w:rPr>
                <w:rFonts w:ascii="Calibri" w:cs="Calibri" w:eastAsia="Calibri" w:hAnsi="Calibri"/>
                <w:i w:val="1"/>
                <w:color w:val="000000"/>
                <w:rtl w:val="0"/>
              </w:rPr>
              <w:t xml:space="preserve">Contact </w:t>
            </w:r>
            <w:hyperlink r:id="rId35">
              <w:r w:rsidDel="00000000" w:rsidR="00000000" w:rsidRPr="00000000">
                <w:rPr>
                  <w:rFonts w:ascii="Calibri" w:cs="Calibri" w:eastAsia="Calibri" w:hAnsi="Calibri"/>
                  <w:i w:val="1"/>
                  <w:color w:val="0000ff"/>
                  <w:u w:val="single"/>
                  <w:rtl w:val="0"/>
                </w:rPr>
                <w:t xml:space="preserve">hlogren@uumn.edu</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libri" w:cs="Calibri" w:eastAsia="Calibri" w:hAnsi="Calibri"/>
                <w:i w:val="1"/>
                <w:color w:val="000000"/>
              </w:rPr>
            </w:pPr>
            <w:r w:rsidDel="00000000" w:rsidR="00000000" w:rsidRPr="00000000">
              <w:rPr>
                <w:rtl w:val="0"/>
              </w:rPr>
            </w:r>
          </w:p>
        </w:tc>
        <w:tc>
          <w:tcPr>
            <w:vMerge w:val="continue"/>
            <w:shd w:fill="92d050"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000000"/>
              </w:rPr>
            </w:pPr>
            <w:r w:rsidDel="00000000" w:rsidR="00000000" w:rsidRPr="00000000">
              <w:rPr>
                <w:rtl w:val="0"/>
              </w:rPr>
            </w:r>
          </w:p>
        </w:tc>
      </w:tr>
    </w:tbl>
    <w:p w:rsidR="00000000" w:rsidDel="00000000" w:rsidP="00000000" w:rsidRDefault="00000000" w:rsidRPr="00000000" w14:paraId="000000BE">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PROTOCOL COVER PAGE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20" w:lineRule="auto"/>
        <w:jc w:val="center"/>
        <w:rPr>
          <w:rFonts w:ascii="Calibri" w:cs="Calibri" w:eastAsia="Calibri" w:hAnsi="Calibri"/>
          <w:b w:val="1"/>
        </w:rPr>
      </w:pPr>
      <w:bookmarkStart w:colFirst="0" w:colLast="0" w:name="_heading=h.1fob9te" w:id="2"/>
      <w:bookmarkEnd w:id="2"/>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8"/>
        <w:gridCol w:w="6402"/>
        <w:tblGridChange w:id="0">
          <w:tblGrid>
            <w:gridCol w:w="2228"/>
            <w:gridCol w:w="6402"/>
          </w:tblGrid>
        </w:tblGridChange>
      </w:tblGrid>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Protocol Title</w:t>
            </w:r>
          </w:p>
        </w:tc>
        <w:tc>
          <w:tcPr/>
          <w:p w:rsidR="00000000" w:rsidDel="00000000" w:rsidP="00000000" w:rsidRDefault="00000000" w:rsidRPr="00000000" w14:paraId="000000C2">
            <w:pPr>
              <w:rPr>
                <w:rFonts w:ascii="Calibri" w:cs="Calibri" w:eastAsia="Calibri" w:hAnsi="Calibri"/>
                <w:color w:val="ff0000"/>
              </w:rPr>
            </w:pPr>
            <w:r w:rsidDel="00000000" w:rsidR="00000000" w:rsidRPr="00000000">
              <w:rPr>
                <w:rFonts w:ascii="Calibri" w:cs="Calibri" w:eastAsia="Calibri" w:hAnsi="Calibri"/>
                <w:rtl w:val="0"/>
              </w:rPr>
              <w:t xml:space="preserve">PIXU: Personalized Image Selection in News Recommendation Systems for Enhanced User Experience from POPROX</w:t>
            </w:r>
            <w:r w:rsidDel="00000000" w:rsidR="00000000" w:rsidRPr="00000000">
              <w:rPr>
                <w:rtl w:val="0"/>
              </w:rPr>
            </w:r>
          </w:p>
        </w:tc>
      </w:tr>
      <w:tr>
        <w:trPr>
          <w:cantSplit w:val="0"/>
          <w:trHeight w:val="100" w:hRule="atLeast"/>
          <w:tblHeader w:val="0"/>
        </w:trPr>
        <w:tc>
          <w:tcPr>
            <w:vMerge w:val="restart"/>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Principal Investigator/Faculty Advisor </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20" w:lineRule="auto"/>
              <w:rPr>
                <w:rFonts w:ascii="Calibri" w:cs="Calibri" w:eastAsia="Calibri" w:hAnsi="Calibri"/>
                <w:color w:val="ff0000"/>
              </w:rPr>
            </w:pPr>
            <w:r w:rsidDel="00000000" w:rsidR="00000000" w:rsidRPr="00000000">
              <w:rPr>
                <w:rFonts w:ascii="Calibri" w:cs="Calibri" w:eastAsia="Calibri" w:hAnsi="Calibri"/>
                <w:color w:val="000000"/>
                <w:rtl w:val="0"/>
              </w:rPr>
              <w:t xml:space="preserve">Name: </w:t>
            </w:r>
            <w:r w:rsidDel="00000000" w:rsidR="00000000" w:rsidRPr="00000000">
              <w:rPr>
                <w:rFonts w:ascii="Calibri" w:cs="Calibri" w:eastAsia="Calibri" w:hAnsi="Calibri"/>
                <w:rtl w:val="0"/>
              </w:rPr>
              <w:t xml:space="preserve">Joseph A. Konstan</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20" w:lineRule="auto"/>
              <w:rPr>
                <w:rFonts w:ascii="Calibri" w:cs="Calibri" w:eastAsia="Calibri" w:hAnsi="Calibri"/>
              </w:rPr>
            </w:pPr>
            <w:r w:rsidDel="00000000" w:rsidR="00000000" w:rsidRPr="00000000">
              <w:rPr>
                <w:rFonts w:ascii="Calibri" w:cs="Calibri" w:eastAsia="Calibri" w:hAnsi="Calibri"/>
                <w:rtl w:val="0"/>
              </w:rPr>
              <w:t xml:space="preserve">Affiliation:  </w:t>
            </w:r>
            <w:r w:rsidDel="00000000" w:rsidR="00000000" w:rsidRPr="00000000">
              <w:rPr>
                <w:rFonts w:ascii="MS Gothic" w:cs="MS Gothic" w:eastAsia="MS Gothic" w:hAnsi="MS Gothic"/>
                <w:b w:val="1"/>
                <w:rtl w:val="0"/>
              </w:rPr>
              <w:t xml:space="preserve">☒</w:t>
            </w:r>
            <w:r w:rsidDel="00000000" w:rsidR="00000000" w:rsidRPr="00000000">
              <w:rPr>
                <w:rFonts w:ascii="Calibri" w:cs="Calibri" w:eastAsia="Calibri" w:hAnsi="Calibri"/>
                <w:rtl w:val="0"/>
              </w:rPr>
              <w:t xml:space="preserve"> UMN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Fairview   </w:t>
            </w: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Gillette</w:t>
            </w:r>
          </w:p>
        </w:tc>
      </w:tr>
      <w:tr>
        <w:trPr>
          <w:cantSplit w:val="0"/>
          <w:trHeight w:val="100"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20" w:lineRule="auto"/>
              <w:rPr>
                <w:rFonts w:ascii="Calibri" w:cs="Calibri" w:eastAsia="Calibri" w:hAnsi="Calibri"/>
              </w:rPr>
            </w:pPr>
            <w:r w:rsidDel="00000000" w:rsidR="00000000" w:rsidRPr="00000000">
              <w:rPr>
                <w:rFonts w:ascii="Calibri" w:cs="Calibri" w:eastAsia="Calibri" w:hAnsi="Calibri"/>
                <w:rtl w:val="0"/>
              </w:rPr>
              <w:t xml:space="preserve">UMN Home Department: Computer Science and Engineering</w:t>
            </w:r>
          </w:p>
        </w:tc>
      </w:tr>
      <w:tr>
        <w:trPr>
          <w:cantSplit w:val="0"/>
          <w:trHeight w:val="100"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CA">
            <w:pPr>
              <w:spacing w:before="120" w:lineRule="auto"/>
              <w:rPr>
                <w:rFonts w:ascii="Calibri" w:cs="Calibri" w:eastAsia="Calibri" w:hAnsi="Calibri"/>
                <w:color w:val="000000"/>
              </w:rPr>
            </w:pPr>
            <w:r w:rsidDel="00000000" w:rsidR="00000000" w:rsidRPr="00000000">
              <w:rPr>
                <w:rFonts w:ascii="Calibri" w:cs="Calibri" w:eastAsia="Calibri" w:hAnsi="Calibri"/>
                <w:rtl w:val="0"/>
              </w:rPr>
              <w:t xml:space="preserve">UMN Home Dept ID:</w:t>
            </w:r>
            <w:r w:rsidDel="00000000" w:rsidR="00000000" w:rsidRPr="00000000">
              <w:rPr>
                <w:rFonts w:ascii="Times" w:cs="Times" w:eastAsia="Times" w:hAnsi="Times"/>
                <w:rtl w:val="0"/>
              </w:rPr>
              <w:t xml:space="preserve"> 11115</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Telephone Number: </w:t>
            </w:r>
            <w:r w:rsidDel="00000000" w:rsidR="00000000" w:rsidRPr="00000000">
              <w:rPr>
                <w:rFonts w:ascii="Calibri" w:cs="Calibri" w:eastAsia="Calibri" w:hAnsi="Calibri"/>
                <w:rtl w:val="0"/>
              </w:rPr>
              <w:t xml:space="preserve">612-625-1831</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Email Address: </w:t>
            </w:r>
            <w:r w:rsidDel="00000000" w:rsidR="00000000" w:rsidRPr="00000000">
              <w:rPr>
                <w:rFonts w:ascii="Calibri" w:cs="Calibri" w:eastAsia="Calibri" w:hAnsi="Calibri"/>
                <w:rtl w:val="0"/>
              </w:rPr>
              <w:t xml:space="preserve">konstan@umn.edu</w:t>
            </w:r>
            <w:r w:rsidDel="00000000" w:rsidR="00000000" w:rsidRPr="00000000">
              <w:rPr>
                <w:rtl w:val="0"/>
              </w:rPr>
            </w:r>
          </w:p>
        </w:tc>
      </w:tr>
      <w:tr>
        <w:trPr>
          <w:cantSplit w:val="0"/>
          <w:trHeight w:val="100" w:hRule="atLeast"/>
          <w:tblHeader w:val="0"/>
        </w:trPr>
        <w:tc>
          <w:tcPr>
            <w:vMerge w:val="restart"/>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Student Investigator</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20" w:lineRule="auto"/>
              <w:rPr>
                <w:rFonts w:ascii="Arial" w:cs="Arial" w:eastAsia="Arial" w:hAnsi="Arial"/>
                <w:color w:val="1d1c1d"/>
                <w:sz w:val="23"/>
                <w:szCs w:val="23"/>
                <w:shd w:fill="f8f8f8" w:val="clear"/>
              </w:rPr>
            </w:pPr>
            <w:r w:rsidDel="00000000" w:rsidR="00000000" w:rsidRPr="00000000">
              <w:rPr>
                <w:rFonts w:ascii="Calibri" w:cs="Calibri" w:eastAsia="Calibri" w:hAnsi="Calibri"/>
                <w:color w:val="000000"/>
                <w:rtl w:val="0"/>
              </w:rPr>
              <w:t xml:space="preserve">Name: </w:t>
            </w:r>
            <w:r w:rsidDel="00000000" w:rsidR="00000000" w:rsidRPr="00000000">
              <w:rPr>
                <w:rFonts w:ascii="Calibri" w:cs="Calibri" w:eastAsia="Calibri" w:hAnsi="Calibri"/>
                <w:rtl w:val="0"/>
              </w:rPr>
              <w:t xml:space="preserve">Mahamudul Hasan</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20" w:lineRule="auto"/>
              <w:rPr>
                <w:rFonts w:ascii="Calibri" w:cs="Calibri" w:eastAsia="Calibri" w:hAnsi="Calibri"/>
              </w:rPr>
            </w:pPr>
            <w:r w:rsidDel="00000000" w:rsidR="00000000" w:rsidRPr="00000000">
              <w:rPr>
                <w:rFonts w:ascii="Arial" w:cs="Arial" w:eastAsia="Arial" w:hAnsi="Arial"/>
                <w:color w:val="1d1c1d"/>
                <w:sz w:val="23"/>
                <w:szCs w:val="23"/>
                <w:shd w:fill="f8f8f8" w:val="clear"/>
                <w:rtl w:val="0"/>
              </w:rPr>
              <w:t xml:space="preserve"> </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Current Academic Status (Student, Fellow, Resident):</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rtl w:val="0"/>
              </w:rPr>
              <w:t xml:space="preserve">Student</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Department: </w:t>
            </w:r>
            <w:r w:rsidDel="00000000" w:rsidR="00000000" w:rsidRPr="00000000">
              <w:rPr>
                <w:rFonts w:ascii="Calibri" w:cs="Calibri" w:eastAsia="Calibri" w:hAnsi="Calibri"/>
                <w:rtl w:val="0"/>
              </w:rPr>
              <w:t xml:space="preserve">Computer Science and Engineering</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Telephone Number: </w:t>
            </w:r>
            <w:r w:rsidDel="00000000" w:rsidR="00000000" w:rsidRPr="00000000">
              <w:rPr>
                <w:rFonts w:ascii="Calibri" w:cs="Calibri" w:eastAsia="Calibri" w:hAnsi="Calibri"/>
                <w:rtl w:val="0"/>
              </w:rPr>
              <w:t xml:space="preserve">612</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242</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7072</w:t>
            </w:r>
            <w:r w:rsidDel="00000000" w:rsidR="00000000" w:rsidRPr="00000000">
              <w:rPr>
                <w:rtl w:val="0"/>
              </w:rPr>
            </w:r>
          </w:p>
        </w:tc>
      </w:tr>
      <w:tr>
        <w:trPr>
          <w:cantSplit w:val="0"/>
          <w:trHeight w:val="100"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Institutional Email Address: </w:t>
            </w:r>
          </w:p>
          <w:p w:rsidR="00000000" w:rsidDel="00000000" w:rsidP="00000000" w:rsidRDefault="00000000" w:rsidRPr="00000000" w14:paraId="000000DB">
            <w:pPr>
              <w:rPr>
                <w:rFonts w:ascii="Arial" w:cs="Arial" w:eastAsia="Arial" w:hAnsi="Arial"/>
                <w:sz w:val="23"/>
                <w:szCs w:val="23"/>
                <w:highlight w:val="white"/>
              </w:rPr>
            </w:pPr>
            <w:r w:rsidDel="00000000" w:rsidR="00000000" w:rsidRPr="00000000">
              <w:rPr>
                <w:rFonts w:ascii="Calibri" w:cs="Calibri" w:eastAsia="Calibri" w:hAnsi="Calibri"/>
                <w:rtl w:val="0"/>
              </w:rPr>
              <w:t xml:space="preserve">hasan181@umn.edu</w:t>
            </w:r>
            <w:r w:rsidDel="00000000" w:rsidR="00000000" w:rsidRPr="00000000">
              <w:rPr>
                <w:rtl w:val="0"/>
              </w:rPr>
            </w:r>
          </w:p>
          <w:p w:rsidR="00000000" w:rsidDel="00000000" w:rsidP="00000000" w:rsidRDefault="00000000" w:rsidRPr="00000000" w14:paraId="000000DC">
            <w:pPr>
              <w:rPr>
                <w:rFonts w:ascii="Arial" w:cs="Arial" w:eastAsia="Arial" w:hAnsi="Arial"/>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Scientific Assessment</w:t>
            </w:r>
          </w:p>
        </w:tc>
        <w:tc>
          <w:tcPr/>
          <w:p w:rsidR="00000000" w:rsidDel="00000000" w:rsidP="00000000" w:rsidRDefault="00000000" w:rsidRPr="00000000" w14:paraId="000000DE">
            <w:pPr>
              <w:widowControl w:val="0"/>
              <w:spacing w:before="120" w:lineRule="auto"/>
              <w:rPr>
                <w:rFonts w:ascii="Calibri" w:cs="Calibri" w:eastAsia="Calibri" w:hAnsi="Calibri"/>
                <w:color w:val="000000"/>
              </w:rPr>
            </w:pPr>
            <w:r w:rsidDel="00000000" w:rsidR="00000000" w:rsidRPr="00000000">
              <w:rPr>
                <w:rFonts w:ascii="Calibri" w:cs="Calibri" w:eastAsia="Calibri" w:hAnsi="Calibri"/>
                <w:rtl w:val="0"/>
              </w:rPr>
              <w:t xml:space="preserve">None. We believe this is minimal risk.</w:t>
            </w:r>
            <w:r w:rsidDel="00000000" w:rsidR="00000000" w:rsidRPr="00000000">
              <w:rPr>
                <w:rtl w:val="0"/>
              </w:rPr>
            </w:r>
          </w:p>
        </w:tc>
      </w:tr>
      <w:tr>
        <w:trPr>
          <w:cantSplit w:val="0"/>
          <w:tblHeader w:val="0"/>
        </w:trPr>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2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Version Number/Date:</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120" w:lineRule="auto"/>
              <w:rPr>
                <w:rFonts w:ascii="Calibri" w:cs="Calibri" w:eastAsia="Calibri" w:hAnsi="Calibri"/>
                <w:color w:val="ff0000"/>
              </w:rPr>
            </w:pPr>
            <w:r w:rsidDel="00000000" w:rsidR="00000000" w:rsidRPr="00000000">
              <w:rPr>
                <w:rFonts w:ascii="Calibri" w:cs="Calibri" w:eastAsia="Calibri" w:hAnsi="Calibri"/>
                <w:rtl w:val="0"/>
              </w:rPr>
              <w:t xml:space="preserve">Version 1: 07/11/2025</w:t>
            </w: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2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REVISION HISTORY</w:t>
      </w:r>
    </w:p>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Calibri" w:cs="Calibri" w:eastAsia="Calibri" w:hAnsi="Calibri"/>
          <w:color w:val="000000"/>
        </w:rPr>
      </w:pPr>
      <w:bookmarkStart w:colFirst="0" w:colLast="0" w:name="_heading=h.3znysh7" w:id="3"/>
      <w:bookmarkEnd w:id="3"/>
      <w:r w:rsidDel="00000000" w:rsidR="00000000" w:rsidRPr="00000000">
        <w:rPr>
          <w:rFonts w:ascii="Calibri" w:cs="Calibri" w:eastAsia="Calibri" w:hAnsi="Calibri"/>
          <w:color w:val="000000"/>
          <w:rtl w:val="0"/>
        </w:rPr>
        <w:t xml:space="preserve">Describe changes made to the protocol after initial approval.</w:t>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1588"/>
        <w:gridCol w:w="3651"/>
        <w:gridCol w:w="2038"/>
        <w:tblGridChange w:id="0">
          <w:tblGrid>
            <w:gridCol w:w="1353"/>
            <w:gridCol w:w="1588"/>
            <w:gridCol w:w="3651"/>
            <w:gridCol w:w="2038"/>
          </w:tblGrid>
        </w:tblGridChange>
      </w:tblGrid>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Revision #</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Version Date</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Summary of Changes</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Consent Change?</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0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9">
      <w:pPr>
        <w:rPr>
          <w:rFonts w:ascii="Calibri" w:cs="Calibri" w:eastAsia="Calibri" w:hAnsi="Calibri"/>
          <w:b w:val="1"/>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Table of Contents</w:t>
      </w:r>
    </w:p>
    <w:sdt>
      <w:sdtPr>
        <w:id w:val="180193049"/>
        <w:docPartObj>
          <w:docPartGallery w:val="Table of Contents"/>
          <w:docPartUnique w:val="1"/>
        </w:docPartObj>
      </w:sdtPr>
      <w:sdtContent>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begin"/>
            <w:instrText xml:space="preserve"> TOC \h \u \z \t "Heading 1,1,Heading 2,2,"</w:instrText>
            <w:fldChar w:fldCharType="separate"/>
          </w:r>
          <w:hyperlink w:anchor="_heading=h.2et92p0">
            <w:r w:rsidDel="00000000" w:rsidR="00000000" w:rsidRPr="00000000">
              <w:rPr>
                <w:rFonts w:ascii="Calibri" w:cs="Calibri" w:eastAsia="Calibri" w:hAnsi="Calibri"/>
                <w:b w:val="1"/>
                <w:i w:val="1"/>
                <w:color w:val="000000"/>
                <w:rtl w:val="0"/>
              </w:rPr>
              <w:t xml:space="preserve">1.0</w:t>
            </w:r>
          </w:hyperlink>
          <w:hyperlink w:anchor="_heading=h.2et92p0">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1"/>
              <w:color w:val="000000"/>
              <w:rtl w:val="0"/>
            </w:rPr>
            <w:t xml:space="preserve">Objectives</w:t>
            <w:tab/>
            <w:t xml:space="preserve">12</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tyjcwt">
            <w:r w:rsidDel="00000000" w:rsidR="00000000" w:rsidRPr="00000000">
              <w:rPr>
                <w:rFonts w:ascii="Calibri" w:cs="Calibri" w:eastAsia="Calibri" w:hAnsi="Calibri"/>
                <w:b w:val="1"/>
                <w:color w:val="000000"/>
                <w:sz w:val="22"/>
                <w:szCs w:val="22"/>
                <w:rtl w:val="0"/>
              </w:rPr>
              <w:t xml:space="preserve">1.1</w:t>
            </w:r>
          </w:hyperlink>
          <w:hyperlink w:anchor="_heading=h.tyjcwt">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color w:val="000000"/>
              <w:sz w:val="22"/>
              <w:szCs w:val="22"/>
              <w:rtl w:val="0"/>
            </w:rPr>
            <w:t xml:space="preserve">Purpose:</w:t>
            <w:tab/>
            <w:t xml:space="preserve">12</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dy6vkm">
            <w:r w:rsidDel="00000000" w:rsidR="00000000" w:rsidRPr="00000000">
              <w:rPr>
                <w:rFonts w:ascii="Calibri" w:cs="Calibri" w:eastAsia="Calibri" w:hAnsi="Calibri"/>
                <w:b w:val="1"/>
                <w:i w:val="1"/>
                <w:color w:val="000000"/>
                <w:rtl w:val="0"/>
              </w:rPr>
              <w:t xml:space="preserve">2.0</w:t>
            </w:r>
          </w:hyperlink>
          <w:hyperlink w:anchor="_heading=h.3dy6vk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1"/>
              <w:color w:val="000000"/>
              <w:rtl w:val="0"/>
            </w:rPr>
            <w:t xml:space="preserve">Background:</w:t>
            <w:tab/>
            <w:t xml:space="preserve">12</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t3h5sf">
            <w:r w:rsidDel="00000000" w:rsidR="00000000" w:rsidRPr="00000000">
              <w:rPr>
                <w:rFonts w:ascii="Calibri" w:cs="Calibri" w:eastAsia="Calibri" w:hAnsi="Calibri"/>
                <w:b w:val="1"/>
                <w:color w:val="000000"/>
                <w:sz w:val="22"/>
                <w:szCs w:val="22"/>
                <w:rtl w:val="0"/>
              </w:rPr>
              <w:t xml:space="preserve">2.1</w:t>
            </w:r>
          </w:hyperlink>
          <w:hyperlink w:anchor="_heading=h.1t3h5sf">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color w:val="000000"/>
              <w:sz w:val="22"/>
              <w:szCs w:val="22"/>
              <w:rtl w:val="0"/>
            </w:rPr>
            <w:t xml:space="preserve">Significance of Research Question/Purpose:</w:t>
            <w:tab/>
            <w:t xml:space="preserve">12</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d34og8">
            <w:r w:rsidDel="00000000" w:rsidR="00000000" w:rsidRPr="00000000">
              <w:rPr>
                <w:rFonts w:ascii="Calibri" w:cs="Calibri" w:eastAsia="Calibri" w:hAnsi="Calibri"/>
                <w:b w:val="1"/>
                <w:color w:val="000000"/>
                <w:sz w:val="22"/>
                <w:szCs w:val="22"/>
                <w:rtl w:val="0"/>
              </w:rPr>
              <w:t xml:space="preserve">2.2</w:t>
            </w:r>
          </w:hyperlink>
          <w:hyperlink w:anchor="_heading=h.4d34og8">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color w:val="000000"/>
              <w:sz w:val="22"/>
              <w:szCs w:val="22"/>
              <w:rtl w:val="0"/>
            </w:rPr>
            <w:t xml:space="preserve">Preliminary Data:</w:t>
            <w:tab/>
            <w:t xml:space="preserve">12</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s8eyo1">
            <w:r w:rsidDel="00000000" w:rsidR="00000000" w:rsidRPr="00000000">
              <w:rPr>
                <w:rFonts w:ascii="Calibri" w:cs="Calibri" w:eastAsia="Calibri" w:hAnsi="Calibri"/>
                <w:b w:val="1"/>
                <w:color w:val="000000"/>
                <w:sz w:val="22"/>
                <w:szCs w:val="22"/>
                <w:rtl w:val="0"/>
              </w:rPr>
              <w:t xml:space="preserve">Describe any relevant preliminary data. Enter “N/A” if you do not have any preliminary data.</w:t>
              <w:tab/>
              <w:t xml:space="preserve">12</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hyperlink w:anchor="_heading=h.17dp8vu">
            <w:r w:rsidDel="00000000" w:rsidR="00000000" w:rsidRPr="00000000">
              <w:rPr>
                <w:rFonts w:ascii="Calibri" w:cs="Calibri" w:eastAsia="Calibri" w:hAnsi="Calibri"/>
                <w:b w:val="1"/>
                <w:color w:val="000000"/>
                <w:sz w:val="22"/>
                <w:szCs w:val="22"/>
                <w:rtl w:val="0"/>
              </w:rPr>
              <w:t xml:space="preserve">2.3</w:t>
            </w:r>
          </w:hyperlink>
          <w:hyperlink w:anchor="_heading=h.17dp8vu">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color w:val="000000"/>
              <w:sz w:val="22"/>
              <w:szCs w:val="22"/>
              <w:rtl w:val="0"/>
            </w:rPr>
            <w:t xml:space="preserve">Existing Literature:</w:t>
            <w:tab/>
            <w:t xml:space="preserve">12</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rdcrjn">
            <w:r w:rsidDel="00000000" w:rsidR="00000000" w:rsidRPr="00000000">
              <w:rPr>
                <w:rFonts w:ascii="Calibri" w:cs="Calibri" w:eastAsia="Calibri" w:hAnsi="Calibri"/>
                <w:b w:val="1"/>
                <w:i w:val="1"/>
                <w:color w:val="000000"/>
                <w:rtl w:val="0"/>
              </w:rPr>
              <w:t xml:space="preserve">3.0</w:t>
            </w:r>
          </w:hyperlink>
          <w:hyperlink w:anchor="_heading=h.3rdcrjn">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i w:val="1"/>
              <w:color w:val="000000"/>
              <w:rtl w:val="0"/>
            </w:rPr>
            <w:t xml:space="preserve">Research questions/hypothesis</w:t>
            <w:tab/>
            <w:t xml:space="preserve">12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6in1rg">
            <w:r w:rsidDel="00000000" w:rsidR="00000000" w:rsidRPr="00000000">
              <w:rPr>
                <w:rFonts w:ascii="Calibri" w:cs="Calibri" w:eastAsia="Calibri" w:hAnsi="Calibri"/>
                <w:b w:val="1"/>
                <w:color w:val="000000"/>
                <w:sz w:val="22"/>
                <w:szCs w:val="22"/>
                <w:rtl w:val="0"/>
              </w:rPr>
              <w:t xml:space="preserve">3.1</w:t>
            </w:r>
          </w:hyperlink>
          <w:hyperlink w:anchor="_heading=h.26in1rg">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color w:val="000000"/>
              <w:sz w:val="22"/>
              <w:szCs w:val="22"/>
              <w:rtl w:val="0"/>
            </w:rPr>
            <w:t xml:space="preserve">Primary Research Question/Hypothesis:</w:t>
            <w:tab/>
            <w:t xml:space="preserve">12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lnxbz9">
            <w:r w:rsidDel="00000000" w:rsidR="00000000" w:rsidRPr="00000000">
              <w:rPr>
                <w:rFonts w:ascii="Calibri" w:cs="Calibri" w:eastAsia="Calibri" w:hAnsi="Calibri"/>
                <w:b w:val="1"/>
                <w:color w:val="000000"/>
                <w:sz w:val="22"/>
                <w:szCs w:val="22"/>
                <w:rtl w:val="0"/>
              </w:rPr>
              <w:t xml:space="preserve">3.2</w:t>
            </w:r>
          </w:hyperlink>
          <w:hyperlink w:anchor="_heading=h.lnxbz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1"/>
              <w:color w:val="000000"/>
              <w:sz w:val="22"/>
              <w:szCs w:val="22"/>
              <w:rtl w:val="0"/>
            </w:rPr>
            <w:t xml:space="preserve">Secondary Research Question(s)/Hypothesis:</w:t>
            <w:tab/>
            <w:t xml:space="preserve">12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5nkun2">
            <w:r w:rsidDel="00000000" w:rsidR="00000000" w:rsidRPr="00000000">
              <w:rPr>
                <w:rFonts w:ascii="Calibri" w:cs="Calibri" w:eastAsia="Calibri" w:hAnsi="Calibri"/>
                <w:b w:val="1"/>
                <w:i w:val="1"/>
                <w:color w:val="000000"/>
                <w:rtl w:val="0"/>
              </w:rPr>
              <w:t xml:space="preserve">4.0</w:t>
            </w:r>
          </w:hyperlink>
          <w:hyperlink w:anchor="_heading=h.35nkun2">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1"/>
              <w:i w:val="1"/>
              <w:color w:val="000000"/>
              <w:rtl w:val="0"/>
            </w:rPr>
            <w:t xml:space="preserve">Study Intervention(s)/Interaction(s):</w:t>
            <w:tab/>
            <w:t xml:space="preserve">12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ksv4uv">
            <w:r w:rsidDel="00000000" w:rsidR="00000000" w:rsidRPr="00000000">
              <w:rPr>
                <w:rFonts w:ascii="Calibri" w:cs="Calibri" w:eastAsia="Calibri" w:hAnsi="Calibri"/>
                <w:b w:val="1"/>
                <w:color w:val="000000"/>
                <w:sz w:val="22"/>
                <w:szCs w:val="22"/>
                <w:rtl w:val="0"/>
              </w:rPr>
              <w:t xml:space="preserve">4.1</w:t>
            </w:r>
          </w:hyperlink>
          <w:hyperlink w:anchor="_heading=h.1ksv4uv">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1"/>
              <w:color w:val="000000"/>
              <w:sz w:val="22"/>
              <w:szCs w:val="22"/>
              <w:rtl w:val="0"/>
            </w:rPr>
            <w:t xml:space="preserve">Description:</w:t>
            <w:tab/>
            <w:t xml:space="preserve">12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44sinio">
            <w:r w:rsidDel="00000000" w:rsidR="00000000" w:rsidRPr="00000000">
              <w:rPr>
                <w:rFonts w:ascii="Calibri" w:cs="Calibri" w:eastAsia="Calibri" w:hAnsi="Calibri"/>
                <w:b w:val="1"/>
                <w:i w:val="1"/>
                <w:color w:val="000000"/>
                <w:rtl w:val="0"/>
              </w:rPr>
              <w:t xml:space="preserve">5.0</w:t>
            </w:r>
          </w:hyperlink>
          <w:hyperlink w:anchor="_heading=h.44sinio">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1"/>
              <w:i w:val="1"/>
              <w:color w:val="000000"/>
              <w:rtl w:val="0"/>
            </w:rPr>
            <w:t xml:space="preserve">Procedures Involved</w:t>
            <w:tab/>
            <w:t xml:space="preserve">12</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jxsxqh">
            <w:r w:rsidDel="00000000" w:rsidR="00000000" w:rsidRPr="00000000">
              <w:rPr>
                <w:rFonts w:ascii="Calibri" w:cs="Calibri" w:eastAsia="Calibri" w:hAnsi="Calibri"/>
                <w:b w:val="1"/>
                <w:color w:val="000000"/>
                <w:sz w:val="22"/>
                <w:szCs w:val="22"/>
                <w:rtl w:val="0"/>
              </w:rPr>
              <w:t xml:space="preserve">5.1</w:t>
            </w:r>
          </w:hyperlink>
          <w:hyperlink w:anchor="_heading=h.2jxsxqh">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1"/>
              <w:color w:val="000000"/>
              <w:sz w:val="22"/>
              <w:szCs w:val="22"/>
              <w:rtl w:val="0"/>
            </w:rPr>
            <w:t xml:space="preserve">Study Design:</w:t>
            <w:tab/>
            <w:t xml:space="preserve">12</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z337ya">
            <w:r w:rsidDel="00000000" w:rsidR="00000000" w:rsidRPr="00000000">
              <w:rPr>
                <w:rFonts w:ascii="Calibri" w:cs="Calibri" w:eastAsia="Calibri" w:hAnsi="Calibri"/>
                <w:b w:val="1"/>
                <w:color w:val="000000"/>
                <w:sz w:val="22"/>
                <w:szCs w:val="22"/>
                <w:rtl w:val="0"/>
              </w:rPr>
              <w:t xml:space="preserve">5.2</w:t>
            </w:r>
          </w:hyperlink>
          <w:hyperlink w:anchor="_heading=h.z337ya">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1"/>
              <w:color w:val="000000"/>
              <w:sz w:val="22"/>
              <w:szCs w:val="22"/>
              <w:rtl w:val="0"/>
            </w:rPr>
            <w:t xml:space="preserve">Study Procedures:</w:t>
            <w:tab/>
            <w:t xml:space="preserve">13</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j2qqm3">
            <w:r w:rsidDel="00000000" w:rsidR="00000000" w:rsidRPr="00000000">
              <w:rPr>
                <w:rFonts w:ascii="Calibri" w:cs="Calibri" w:eastAsia="Calibri" w:hAnsi="Calibri"/>
                <w:b w:val="1"/>
                <w:color w:val="000000"/>
                <w:sz w:val="22"/>
                <w:szCs w:val="22"/>
                <w:rtl w:val="0"/>
              </w:rPr>
              <w:t xml:space="preserve">5.3</w:t>
            </w:r>
          </w:hyperlink>
          <w:hyperlink w:anchor="_heading=h.3j2qqm3">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1"/>
              <w:color w:val="000000"/>
              <w:sz w:val="22"/>
              <w:szCs w:val="22"/>
              <w:rtl w:val="0"/>
            </w:rPr>
            <w:t xml:space="preserve">Study Duration:</w:t>
            <w:tab/>
            <w:t xml:space="preserve">13</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y810tw">
            <w:r w:rsidDel="00000000" w:rsidR="00000000" w:rsidRPr="00000000">
              <w:rPr>
                <w:rFonts w:ascii="Calibri" w:cs="Calibri" w:eastAsia="Calibri" w:hAnsi="Calibri"/>
                <w:b w:val="1"/>
                <w:color w:val="000000"/>
                <w:sz w:val="22"/>
                <w:szCs w:val="22"/>
                <w:rtl w:val="0"/>
              </w:rPr>
              <w:t xml:space="preserve">5.4</w:t>
            </w:r>
          </w:hyperlink>
          <w:hyperlink w:anchor="_heading=h.1y810tw">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1"/>
              <w:color w:val="000000"/>
              <w:sz w:val="22"/>
              <w:szCs w:val="22"/>
              <w:rtl w:val="0"/>
            </w:rPr>
            <w:t xml:space="preserve">Follow-Up:</w:t>
            <w:tab/>
            <w:t xml:space="preserve">13</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4i7ojhp">
            <w:r w:rsidDel="00000000" w:rsidR="00000000" w:rsidRPr="00000000">
              <w:rPr>
                <w:rFonts w:ascii="Calibri" w:cs="Calibri" w:eastAsia="Calibri" w:hAnsi="Calibri"/>
                <w:b w:val="1"/>
                <w:i w:val="1"/>
                <w:color w:val="000000"/>
                <w:rtl w:val="0"/>
              </w:rPr>
              <w:t xml:space="preserve">6.0</w:t>
            </w:r>
          </w:hyperlink>
          <w:hyperlink w:anchor="_heading=h.4i7ojhp">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1"/>
              <w:i w:val="1"/>
              <w:color w:val="000000"/>
              <w:rtl w:val="0"/>
            </w:rPr>
            <w:t xml:space="preserve">Sharing of Results with Participants</w:t>
            <w:tab/>
            <w:t xml:space="preserve">13</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xcytpi">
            <w:r w:rsidDel="00000000" w:rsidR="00000000" w:rsidRPr="00000000">
              <w:rPr>
                <w:rFonts w:ascii="Calibri" w:cs="Calibri" w:eastAsia="Calibri" w:hAnsi="Calibri"/>
                <w:b w:val="1"/>
                <w:color w:val="000000"/>
                <w:sz w:val="22"/>
                <w:szCs w:val="22"/>
                <w:rtl w:val="0"/>
              </w:rPr>
              <w:t xml:space="preserve">6.1</w:t>
            </w:r>
          </w:hyperlink>
          <w:hyperlink w:anchor="_heading=h.2xcytpi">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1"/>
              <w:color w:val="000000"/>
              <w:sz w:val="22"/>
              <w:szCs w:val="22"/>
              <w:rtl w:val="0"/>
            </w:rPr>
            <w:t xml:space="preserve">Sharing Results:</w:t>
            <w:tab/>
            <w:t xml:space="preserve">13</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bn6wsx">
            <w:r w:rsidDel="00000000" w:rsidR="00000000" w:rsidRPr="00000000">
              <w:rPr>
                <w:rFonts w:ascii="Calibri" w:cs="Calibri" w:eastAsia="Calibri" w:hAnsi="Calibri"/>
                <w:b w:val="1"/>
                <w:i w:val="1"/>
                <w:color w:val="000000"/>
                <w:rtl w:val="0"/>
              </w:rPr>
              <w:t xml:space="preserve">7.0</w:t>
            </w:r>
          </w:hyperlink>
          <w:hyperlink w:anchor="_heading=h.2bn6wsx">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1"/>
              <w:i w:val="1"/>
              <w:color w:val="000000"/>
              <w:rtl w:val="0"/>
            </w:rPr>
            <w:t xml:space="preserve">Study Population</w:t>
            <w:tab/>
            <w:t xml:space="preserve">14</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qsh70q">
            <w:r w:rsidDel="00000000" w:rsidR="00000000" w:rsidRPr="00000000">
              <w:rPr>
                <w:rFonts w:ascii="Calibri" w:cs="Calibri" w:eastAsia="Calibri" w:hAnsi="Calibri"/>
                <w:b w:val="1"/>
                <w:color w:val="000000"/>
                <w:sz w:val="22"/>
                <w:szCs w:val="22"/>
                <w:rtl w:val="0"/>
              </w:rPr>
              <w:t xml:space="preserve">7.1</w:t>
            </w:r>
          </w:hyperlink>
          <w:hyperlink w:anchor="_heading=h.qsh70q">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1"/>
              <w:color w:val="000000"/>
              <w:sz w:val="22"/>
              <w:szCs w:val="22"/>
              <w:rtl w:val="0"/>
            </w:rPr>
            <w:t xml:space="preserve">Inclusion Criteria:</w:t>
            <w:tab/>
            <w:t xml:space="preserve">14</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as4poj">
            <w:r w:rsidDel="00000000" w:rsidR="00000000" w:rsidRPr="00000000">
              <w:rPr>
                <w:rFonts w:ascii="Calibri" w:cs="Calibri" w:eastAsia="Calibri" w:hAnsi="Calibri"/>
                <w:b w:val="1"/>
                <w:color w:val="000000"/>
                <w:sz w:val="22"/>
                <w:szCs w:val="22"/>
                <w:rtl w:val="0"/>
              </w:rPr>
              <w:t xml:space="preserve">7.2</w:t>
            </w:r>
          </w:hyperlink>
          <w:hyperlink w:anchor="_heading=h.3as4poj">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color w:val="000000"/>
              <w:sz w:val="22"/>
              <w:szCs w:val="22"/>
              <w:rtl w:val="0"/>
            </w:rPr>
            <w:t xml:space="preserve">Exclusion Criteria:</w:t>
            <w:tab/>
            <w:t xml:space="preserve">14</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pxezwc">
            <w:r w:rsidDel="00000000" w:rsidR="00000000" w:rsidRPr="00000000">
              <w:rPr>
                <w:rFonts w:ascii="Calibri" w:cs="Calibri" w:eastAsia="Calibri" w:hAnsi="Calibri"/>
                <w:b w:val="1"/>
                <w:color w:val="000000"/>
                <w:sz w:val="22"/>
                <w:szCs w:val="22"/>
                <w:rtl w:val="0"/>
              </w:rPr>
              <w:t xml:space="preserve">7.3</w:t>
            </w:r>
          </w:hyperlink>
          <w:hyperlink w:anchor="_heading=h.1pxezwc">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1"/>
              <w:color w:val="000000"/>
              <w:sz w:val="22"/>
              <w:szCs w:val="22"/>
              <w:rtl w:val="0"/>
            </w:rPr>
            <w:t xml:space="preserve">Screening:</w:t>
            <w:tab/>
            <w:t xml:space="preserve">14</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49x2ik5">
            <w:r w:rsidDel="00000000" w:rsidR="00000000" w:rsidRPr="00000000">
              <w:rPr>
                <w:rFonts w:ascii="Calibri" w:cs="Calibri" w:eastAsia="Calibri" w:hAnsi="Calibri"/>
                <w:b w:val="1"/>
                <w:i w:val="1"/>
                <w:color w:val="000000"/>
                <w:rtl w:val="0"/>
              </w:rPr>
              <w:t xml:space="preserve">8.0</w:t>
            </w:r>
          </w:hyperlink>
          <w:hyperlink w:anchor="_heading=h.49x2ik5">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1"/>
              <w:i w:val="1"/>
              <w:color w:val="000000"/>
              <w:rtl w:val="0"/>
            </w:rPr>
            <w:t xml:space="preserve">Vulnerable Populations</w:t>
            <w:tab/>
            <w:t xml:space="preserve">14</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p2csry">
            <w:r w:rsidDel="00000000" w:rsidR="00000000" w:rsidRPr="00000000">
              <w:rPr>
                <w:rFonts w:ascii="Calibri" w:cs="Calibri" w:eastAsia="Calibri" w:hAnsi="Calibri"/>
                <w:b w:val="1"/>
                <w:color w:val="000000"/>
                <w:sz w:val="22"/>
                <w:szCs w:val="22"/>
                <w:rtl w:val="0"/>
              </w:rPr>
              <w:t xml:space="preserve">8.1</w:t>
            </w:r>
          </w:hyperlink>
          <w:hyperlink w:anchor="_heading=h.2p2csry">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1"/>
              <w:color w:val="000000"/>
              <w:sz w:val="22"/>
              <w:szCs w:val="22"/>
              <w:rtl w:val="0"/>
            </w:rPr>
            <w:t xml:space="preserve">Vulnerable Populations:</w:t>
            <w:tab/>
            <w:t xml:space="preserve">14</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47n2zr">
            <w:r w:rsidDel="00000000" w:rsidR="00000000" w:rsidRPr="00000000">
              <w:rPr>
                <w:rFonts w:ascii="Calibri" w:cs="Calibri" w:eastAsia="Calibri" w:hAnsi="Calibri"/>
                <w:b w:val="1"/>
                <w:color w:val="000000"/>
                <w:sz w:val="22"/>
                <w:szCs w:val="22"/>
                <w:rtl w:val="0"/>
              </w:rPr>
              <w:t xml:space="preserve">8.2</w:t>
            </w:r>
          </w:hyperlink>
          <w:hyperlink w:anchor="_heading=h.147n2zr">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1"/>
              <w:color w:val="000000"/>
              <w:sz w:val="22"/>
              <w:szCs w:val="22"/>
              <w:rtl w:val="0"/>
            </w:rPr>
            <w:t xml:space="preserve">Additional Safeguards, if any, to ensure inclusion is appropriate:</w:t>
            <w:tab/>
            <w:t xml:space="preserve">16</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3ckvvd">
            <w:r w:rsidDel="00000000" w:rsidR="00000000" w:rsidRPr="00000000">
              <w:rPr>
                <w:rFonts w:ascii="Calibri" w:cs="Calibri" w:eastAsia="Calibri" w:hAnsi="Calibri"/>
                <w:b w:val="1"/>
                <w:color w:val="000000"/>
                <w:sz w:val="22"/>
                <w:szCs w:val="22"/>
                <w:rtl w:val="0"/>
              </w:rPr>
              <w:t xml:space="preserve">8.3</w:t>
            </w:r>
          </w:hyperlink>
          <w:hyperlink w:anchor="_heading=h.23ckvvd">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1"/>
              <w:color w:val="000000"/>
              <w:sz w:val="22"/>
              <w:szCs w:val="22"/>
              <w:rtl w:val="0"/>
            </w:rPr>
            <w:t xml:space="preserve">Rationale for exclusions in the table above if the research has the potential for direct benefit:</w:t>
            <w:tab/>
            <w:t xml:space="preserve">17</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ihv636">
            <w:r w:rsidDel="00000000" w:rsidR="00000000" w:rsidRPr="00000000">
              <w:rPr>
                <w:rFonts w:ascii="Calibri" w:cs="Calibri" w:eastAsia="Calibri" w:hAnsi="Calibri"/>
                <w:b w:val="1"/>
                <w:i w:val="1"/>
                <w:color w:val="000000"/>
                <w:rtl w:val="0"/>
              </w:rPr>
              <w:t xml:space="preserve">9.0</w:t>
            </w:r>
          </w:hyperlink>
          <w:hyperlink w:anchor="_heading=h.ihv636">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1"/>
              <w:i w:val="1"/>
              <w:color w:val="000000"/>
              <w:rtl w:val="0"/>
            </w:rPr>
            <w:t xml:space="preserve">Number of Participants at this Site</w:t>
            <w:tab/>
            <w:t xml:space="preserve">17</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2hioqz">
            <w:r w:rsidDel="00000000" w:rsidR="00000000" w:rsidRPr="00000000">
              <w:rPr>
                <w:rFonts w:ascii="Calibri" w:cs="Calibri" w:eastAsia="Calibri" w:hAnsi="Calibri"/>
                <w:b w:val="1"/>
                <w:color w:val="000000"/>
                <w:sz w:val="22"/>
                <w:szCs w:val="22"/>
                <w:rtl w:val="0"/>
              </w:rPr>
              <w:t xml:space="preserve">9.1</w:t>
            </w:r>
          </w:hyperlink>
          <w:hyperlink w:anchor="_heading=h.32hioqz">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1"/>
              <w:color w:val="000000"/>
              <w:sz w:val="22"/>
              <w:szCs w:val="22"/>
              <w:rtl w:val="0"/>
            </w:rPr>
            <w:t xml:space="preserve">Number of Participants to be Consented by Researchers at this Site:</w:t>
            <w:tab/>
            <w:t xml:space="preserve">17</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41mghml">
            <w:r w:rsidDel="00000000" w:rsidR="00000000" w:rsidRPr="00000000">
              <w:rPr>
                <w:rFonts w:ascii="Calibri" w:cs="Calibri" w:eastAsia="Calibri" w:hAnsi="Calibri"/>
                <w:b w:val="1"/>
                <w:i w:val="1"/>
                <w:color w:val="000000"/>
                <w:rtl w:val="0"/>
              </w:rPr>
              <w:t xml:space="preserve">10.0</w:t>
            </w:r>
          </w:hyperlink>
          <w:hyperlink w:anchor="_heading=h.41mghml">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1"/>
              <w:i w:val="1"/>
              <w:color w:val="000000"/>
              <w:rtl w:val="0"/>
            </w:rPr>
            <w:t xml:space="preserve">Local Recruitment Methods</w:t>
            <w:tab/>
            <w:t xml:space="preserve">18</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grqrue">
            <w:r w:rsidDel="00000000" w:rsidR="00000000" w:rsidRPr="00000000">
              <w:rPr>
                <w:rFonts w:ascii="Calibri" w:cs="Calibri" w:eastAsia="Calibri" w:hAnsi="Calibri"/>
                <w:b w:val="1"/>
                <w:color w:val="000000"/>
                <w:sz w:val="22"/>
                <w:szCs w:val="22"/>
                <w:rtl w:val="0"/>
              </w:rPr>
              <w:t xml:space="preserve">10.1</w:t>
            </w:r>
          </w:hyperlink>
          <w:hyperlink w:anchor="_heading=h.2grqrue">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1"/>
              <w:color w:val="000000"/>
              <w:sz w:val="22"/>
              <w:szCs w:val="22"/>
              <w:rtl w:val="0"/>
            </w:rPr>
            <w:t xml:space="preserve">Recruitment Process:</w:t>
            <w:tab/>
            <w:t xml:space="preserve">18</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fwokq0">
            <w:r w:rsidDel="00000000" w:rsidR="00000000" w:rsidRPr="00000000">
              <w:rPr>
                <w:rFonts w:ascii="Calibri" w:cs="Calibri" w:eastAsia="Calibri" w:hAnsi="Calibri"/>
                <w:b w:val="1"/>
                <w:color w:val="000000"/>
                <w:sz w:val="22"/>
                <w:szCs w:val="22"/>
                <w:rtl w:val="0"/>
              </w:rPr>
              <w:t xml:space="preserve">10.2</w:t>
            </w:r>
          </w:hyperlink>
          <w:hyperlink w:anchor="_heading=h.3fwokq0">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1"/>
              <w:color w:val="000000"/>
              <w:sz w:val="22"/>
              <w:szCs w:val="22"/>
              <w:rtl w:val="0"/>
            </w:rPr>
            <w:t xml:space="preserve">Recruitment Materials:</w:t>
            <w:tab/>
            <w:t xml:space="preserve">19</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v1yuxt">
            <w:r w:rsidDel="00000000" w:rsidR="00000000" w:rsidRPr="00000000">
              <w:rPr>
                <w:rFonts w:ascii="Calibri" w:cs="Calibri" w:eastAsia="Calibri" w:hAnsi="Calibri"/>
                <w:b w:val="1"/>
                <w:color w:val="000000"/>
                <w:sz w:val="22"/>
                <w:szCs w:val="22"/>
                <w:rtl w:val="0"/>
              </w:rPr>
              <w:t xml:space="preserve">10.3</w:t>
            </w:r>
          </w:hyperlink>
          <w:hyperlink w:anchor="_heading=h.1v1yuxt">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1"/>
              <w:color w:val="000000"/>
              <w:sz w:val="22"/>
              <w:szCs w:val="22"/>
              <w:rtl w:val="0"/>
            </w:rPr>
            <w:t xml:space="preserve">Payment:</w:t>
            <w:tab/>
            <w:t xml:space="preserve">19</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u6wntf">
            <w:r w:rsidDel="00000000" w:rsidR="00000000" w:rsidRPr="00000000">
              <w:rPr>
                <w:rFonts w:ascii="Calibri" w:cs="Calibri" w:eastAsia="Calibri" w:hAnsi="Calibri"/>
                <w:b w:val="1"/>
                <w:color w:val="000000"/>
                <w:sz w:val="22"/>
                <w:szCs w:val="22"/>
                <w:rtl w:val="0"/>
              </w:rPr>
              <w:t xml:space="preserve">10.4</w:t>
            </w:r>
          </w:hyperlink>
          <w:hyperlink w:anchor="_heading=h.2u6wntf">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1"/>
              <w:color w:val="000000"/>
              <w:sz w:val="22"/>
              <w:szCs w:val="22"/>
              <w:rtl w:val="0"/>
            </w:rPr>
            <w:t xml:space="preserve">Recruitment Barriers and Challenges</w:t>
            <w:tab/>
            <w:t xml:space="preserve">20</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9c6y18">
            <w:r w:rsidDel="00000000" w:rsidR="00000000" w:rsidRPr="00000000">
              <w:rPr>
                <w:rFonts w:ascii="Calibri" w:cs="Calibri" w:eastAsia="Calibri" w:hAnsi="Calibri"/>
                <w:b w:val="1"/>
                <w:i w:val="1"/>
                <w:color w:val="000000"/>
                <w:rtl w:val="0"/>
              </w:rPr>
              <w:t xml:space="preserve">11.0</w:t>
            </w:r>
          </w:hyperlink>
          <w:hyperlink w:anchor="_heading=h.19c6y18">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1"/>
              <w:i w:val="1"/>
              <w:color w:val="000000"/>
              <w:rtl w:val="0"/>
            </w:rPr>
            <w:t xml:space="preserve">Withdrawal of Participants</w:t>
            <w:tab/>
            <w:t xml:space="preserve">20</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tbugp1">
            <w:r w:rsidDel="00000000" w:rsidR="00000000" w:rsidRPr="00000000">
              <w:rPr>
                <w:rFonts w:ascii="Calibri" w:cs="Calibri" w:eastAsia="Calibri" w:hAnsi="Calibri"/>
                <w:b w:val="1"/>
                <w:color w:val="000000"/>
                <w:sz w:val="22"/>
                <w:szCs w:val="22"/>
                <w:rtl w:val="0"/>
              </w:rPr>
              <w:t xml:space="preserve">11.1</w:t>
            </w:r>
          </w:hyperlink>
          <w:hyperlink w:anchor="_heading=h.3tbugp1">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1"/>
              <w:color w:val="000000"/>
              <w:sz w:val="22"/>
              <w:szCs w:val="22"/>
              <w:rtl w:val="0"/>
            </w:rPr>
            <w:t xml:space="preserve">Withdrawal Circumstances:</w:t>
            <w:tab/>
            <w:t xml:space="preserve">20</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8h4qwu">
            <w:r w:rsidDel="00000000" w:rsidR="00000000" w:rsidRPr="00000000">
              <w:rPr>
                <w:rFonts w:ascii="Calibri" w:cs="Calibri" w:eastAsia="Calibri" w:hAnsi="Calibri"/>
                <w:b w:val="1"/>
                <w:color w:val="000000"/>
                <w:sz w:val="22"/>
                <w:szCs w:val="22"/>
                <w:rtl w:val="0"/>
              </w:rPr>
              <w:t xml:space="preserve">11.2</w:t>
            </w:r>
          </w:hyperlink>
          <w:hyperlink w:anchor="_heading=h.28h4qwu">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1"/>
              <w:color w:val="000000"/>
              <w:sz w:val="22"/>
              <w:szCs w:val="22"/>
              <w:rtl w:val="0"/>
            </w:rPr>
            <w:t xml:space="preserve">Withdrawal Procedures:</w:t>
            <w:tab/>
            <w:t xml:space="preserve">20</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nmf14n">
            <w:r w:rsidDel="00000000" w:rsidR="00000000" w:rsidRPr="00000000">
              <w:rPr>
                <w:rFonts w:ascii="Calibri" w:cs="Calibri" w:eastAsia="Calibri" w:hAnsi="Calibri"/>
                <w:b w:val="1"/>
                <w:color w:val="000000"/>
                <w:sz w:val="22"/>
                <w:szCs w:val="22"/>
                <w:rtl w:val="0"/>
              </w:rPr>
              <w:t xml:space="preserve">11.3</w:t>
            </w:r>
          </w:hyperlink>
          <w:hyperlink w:anchor="_heading=h.nmf14n">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1"/>
              <w:color w:val="000000"/>
              <w:sz w:val="22"/>
              <w:szCs w:val="22"/>
              <w:rtl w:val="0"/>
            </w:rPr>
            <w:t xml:space="preserve">Termination Procedures:</w:t>
            <w:tab/>
            <w:t xml:space="preserve">21</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7m2jsg">
            <w:r w:rsidDel="00000000" w:rsidR="00000000" w:rsidRPr="00000000">
              <w:rPr>
                <w:rFonts w:ascii="Calibri" w:cs="Calibri" w:eastAsia="Calibri" w:hAnsi="Calibri"/>
                <w:b w:val="1"/>
                <w:color w:val="000000"/>
                <w:sz w:val="22"/>
                <w:szCs w:val="22"/>
                <w:rtl w:val="0"/>
              </w:rPr>
              <w:t xml:space="preserve">11.4</w:t>
            </w:r>
          </w:hyperlink>
          <w:hyperlink w:anchor="_heading=h.37m2jsg">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1"/>
              <w:color w:val="000000"/>
              <w:sz w:val="22"/>
              <w:szCs w:val="22"/>
              <w:rtl w:val="0"/>
            </w:rPr>
            <w:t xml:space="preserve">Identify Potential Barriers to Ongoing Participation – Retention Monitoring and Mitigation Plans</w:t>
            <w:tab/>
            <w:t xml:space="preserve">21</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mrcu09">
            <w:r w:rsidDel="00000000" w:rsidR="00000000" w:rsidRPr="00000000">
              <w:rPr>
                <w:rFonts w:ascii="Calibri" w:cs="Calibri" w:eastAsia="Calibri" w:hAnsi="Calibri"/>
                <w:b w:val="1"/>
                <w:i w:val="1"/>
                <w:color w:val="000000"/>
                <w:rtl w:val="0"/>
              </w:rPr>
              <w:t xml:space="preserve">12.0</w:t>
            </w:r>
          </w:hyperlink>
          <w:hyperlink w:anchor="_heading=h.1mrcu0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1"/>
              <w:i w:val="1"/>
              <w:color w:val="000000"/>
              <w:rtl w:val="0"/>
            </w:rPr>
            <w:t xml:space="preserve">Risks to Participants</w:t>
            <w:tab/>
            <w:t xml:space="preserve">21</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6r0co2">
            <w:r w:rsidDel="00000000" w:rsidR="00000000" w:rsidRPr="00000000">
              <w:rPr>
                <w:rFonts w:ascii="Calibri" w:cs="Calibri" w:eastAsia="Calibri" w:hAnsi="Calibri"/>
                <w:b w:val="1"/>
                <w:color w:val="000000"/>
                <w:sz w:val="22"/>
                <w:szCs w:val="22"/>
                <w:rtl w:val="0"/>
              </w:rPr>
              <w:t xml:space="preserve">12.1</w:t>
            </w:r>
          </w:hyperlink>
          <w:hyperlink w:anchor="_heading=h.46r0co2">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1"/>
              <w:color w:val="000000"/>
              <w:sz w:val="22"/>
              <w:szCs w:val="22"/>
              <w:rtl w:val="0"/>
            </w:rPr>
            <w:t xml:space="preserve">Foreseeable Risks:</w:t>
            <w:tab/>
            <w:t xml:space="preserve">21</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lwamvv">
            <w:r w:rsidDel="00000000" w:rsidR="00000000" w:rsidRPr="00000000">
              <w:rPr>
                <w:rFonts w:ascii="Calibri" w:cs="Calibri" w:eastAsia="Calibri" w:hAnsi="Calibri"/>
                <w:b w:val="1"/>
                <w:color w:val="000000"/>
                <w:sz w:val="22"/>
                <w:szCs w:val="22"/>
                <w:rtl w:val="0"/>
              </w:rPr>
              <w:t xml:space="preserve">12.2</w:t>
            </w:r>
          </w:hyperlink>
          <w:hyperlink w:anchor="_heading=h.2lwamvv">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1"/>
              <w:color w:val="000000"/>
              <w:sz w:val="22"/>
              <w:szCs w:val="22"/>
              <w:rtl w:val="0"/>
            </w:rPr>
            <w:t xml:space="preserve">Reproduction Risks:</w:t>
            <w:tab/>
            <w:t xml:space="preserve">22</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11kx3o">
            <w:r w:rsidDel="00000000" w:rsidR="00000000" w:rsidRPr="00000000">
              <w:rPr>
                <w:rFonts w:ascii="Calibri" w:cs="Calibri" w:eastAsia="Calibri" w:hAnsi="Calibri"/>
                <w:b w:val="1"/>
                <w:color w:val="000000"/>
                <w:sz w:val="22"/>
                <w:szCs w:val="22"/>
                <w:rtl w:val="0"/>
              </w:rPr>
              <w:t xml:space="preserve">12.3</w:t>
            </w:r>
          </w:hyperlink>
          <w:hyperlink w:anchor="_heading=h.111kx3o">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1"/>
              <w:color w:val="000000"/>
              <w:sz w:val="22"/>
              <w:szCs w:val="22"/>
              <w:rtl w:val="0"/>
            </w:rPr>
            <w:t xml:space="preserve">Risks to Others:</w:t>
            <w:tab/>
            <w:t xml:space="preserve">22</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l18frh">
            <w:r w:rsidDel="00000000" w:rsidR="00000000" w:rsidRPr="00000000">
              <w:rPr>
                <w:rFonts w:ascii="Calibri" w:cs="Calibri" w:eastAsia="Calibri" w:hAnsi="Calibri"/>
                <w:b w:val="1"/>
                <w:i w:val="1"/>
                <w:color w:val="000000"/>
                <w:rtl w:val="0"/>
              </w:rPr>
              <w:t xml:space="preserve">13.0</w:t>
            </w:r>
          </w:hyperlink>
          <w:hyperlink w:anchor="_heading=h.3l18frh">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1"/>
              <w:i w:val="1"/>
              <w:color w:val="000000"/>
              <w:rtl w:val="0"/>
            </w:rPr>
            <w:t xml:space="preserve">Incomplete Disclosure or Deception</w:t>
            <w:tab/>
            <w:t xml:space="preserve">22</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06ipza">
            <w:r w:rsidDel="00000000" w:rsidR="00000000" w:rsidRPr="00000000">
              <w:rPr>
                <w:rFonts w:ascii="Calibri" w:cs="Calibri" w:eastAsia="Calibri" w:hAnsi="Calibri"/>
                <w:b w:val="1"/>
                <w:color w:val="000000"/>
                <w:sz w:val="22"/>
                <w:szCs w:val="22"/>
                <w:rtl w:val="0"/>
              </w:rPr>
              <w:t xml:space="preserve">13.1</w:t>
            </w:r>
          </w:hyperlink>
          <w:hyperlink w:anchor="_heading=h.206ipza">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1"/>
              <w:color w:val="000000"/>
              <w:sz w:val="22"/>
              <w:szCs w:val="22"/>
              <w:rtl w:val="0"/>
            </w:rPr>
            <w:t xml:space="preserve">Incomplete Disclosure or Deception:</w:t>
            <w:tab/>
            <w:t xml:space="preserve">22</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zbgiuw">
            <w:r w:rsidDel="00000000" w:rsidR="00000000" w:rsidRPr="00000000">
              <w:rPr>
                <w:rFonts w:ascii="Calibri" w:cs="Calibri" w:eastAsia="Calibri" w:hAnsi="Calibri"/>
                <w:b w:val="1"/>
                <w:i w:val="1"/>
                <w:color w:val="000000"/>
                <w:rtl w:val="0"/>
              </w:rPr>
              <w:t xml:space="preserve">14.0</w:t>
            </w:r>
          </w:hyperlink>
          <w:hyperlink w:anchor="_heading=h.2zbgiuw">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1"/>
              <w:i w:val="1"/>
              <w:color w:val="000000"/>
              <w:rtl w:val="0"/>
            </w:rPr>
            <w:t xml:space="preserve">Potential Benefits to Participants</w:t>
            <w:tab/>
            <w:t xml:space="preserve">23</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egqt2p">
            <w:r w:rsidDel="00000000" w:rsidR="00000000" w:rsidRPr="00000000">
              <w:rPr>
                <w:rFonts w:ascii="Calibri" w:cs="Calibri" w:eastAsia="Calibri" w:hAnsi="Calibri"/>
                <w:b w:val="1"/>
                <w:i w:val="1"/>
                <w:color w:val="000000"/>
                <w:rtl w:val="0"/>
              </w:rPr>
              <w:t xml:space="preserve">15.0</w:t>
            </w:r>
          </w:hyperlink>
          <w:hyperlink w:anchor="_heading=h.1egqt2p">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1"/>
              <w:i w:val="1"/>
              <w:color w:val="000000"/>
              <w:rtl w:val="0"/>
            </w:rPr>
            <w:t xml:space="preserve">Statistical Considerations</w:t>
            <w:tab/>
            <w:t xml:space="preserve">23</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ygebqi">
            <w:r w:rsidDel="00000000" w:rsidR="00000000" w:rsidRPr="00000000">
              <w:rPr>
                <w:rFonts w:ascii="Calibri" w:cs="Calibri" w:eastAsia="Calibri" w:hAnsi="Calibri"/>
                <w:b w:val="1"/>
                <w:color w:val="000000"/>
                <w:sz w:val="22"/>
                <w:szCs w:val="22"/>
                <w:rtl w:val="0"/>
              </w:rPr>
              <w:t xml:space="preserve">15.1</w:t>
            </w:r>
          </w:hyperlink>
          <w:hyperlink w:anchor="_heading=h.3ygebqi">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1"/>
              <w:color w:val="000000"/>
              <w:sz w:val="22"/>
              <w:szCs w:val="22"/>
              <w:rtl w:val="0"/>
            </w:rPr>
            <w:t xml:space="preserve">Data Analysis Plan:</w:t>
            <w:tab/>
            <w:t xml:space="preserve">23</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dlolyb">
            <w:r w:rsidDel="00000000" w:rsidR="00000000" w:rsidRPr="00000000">
              <w:rPr>
                <w:rFonts w:ascii="Calibri" w:cs="Calibri" w:eastAsia="Calibri" w:hAnsi="Calibri"/>
                <w:b w:val="1"/>
                <w:color w:val="000000"/>
                <w:sz w:val="22"/>
                <w:szCs w:val="22"/>
                <w:rtl w:val="0"/>
              </w:rPr>
              <w:t xml:space="preserve">15.2</w:t>
            </w:r>
          </w:hyperlink>
          <w:hyperlink w:anchor="_heading=h.2dlolyb">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1"/>
              <w:color w:val="000000"/>
              <w:sz w:val="22"/>
              <w:szCs w:val="22"/>
              <w:rtl w:val="0"/>
            </w:rPr>
            <w:t xml:space="preserve">Power Analysis:</w:t>
            <w:tab/>
            <w:t xml:space="preserve">23</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sqyw64">
            <w:r w:rsidDel="00000000" w:rsidR="00000000" w:rsidRPr="00000000">
              <w:rPr>
                <w:rFonts w:ascii="Calibri" w:cs="Calibri" w:eastAsia="Calibri" w:hAnsi="Calibri"/>
                <w:b w:val="1"/>
                <w:color w:val="000000"/>
                <w:sz w:val="22"/>
                <w:szCs w:val="22"/>
                <w:rtl w:val="0"/>
              </w:rPr>
              <w:t xml:space="preserve">15.3</w:t>
            </w:r>
          </w:hyperlink>
          <w:hyperlink w:anchor="_heading=h.sqyw64">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Calibri" w:cs="Calibri" w:eastAsia="Calibri" w:hAnsi="Calibri"/>
              <w:b w:val="1"/>
              <w:color w:val="000000"/>
              <w:sz w:val="22"/>
              <w:szCs w:val="22"/>
              <w:rtl w:val="0"/>
            </w:rPr>
            <w:t xml:space="preserve">Statistical Analysis:</w:t>
            <w:tab/>
            <w:t xml:space="preserve">23</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cqmetx">
            <w:r w:rsidDel="00000000" w:rsidR="00000000" w:rsidRPr="00000000">
              <w:rPr>
                <w:rFonts w:ascii="Calibri" w:cs="Calibri" w:eastAsia="Calibri" w:hAnsi="Calibri"/>
                <w:b w:val="1"/>
                <w:color w:val="000000"/>
                <w:sz w:val="22"/>
                <w:szCs w:val="22"/>
                <w:rtl w:val="0"/>
              </w:rPr>
              <w:t xml:space="preserve">15.4</w:t>
            </w:r>
          </w:hyperlink>
          <w:hyperlink w:anchor="_heading=h.3cqmetx">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1"/>
              <w:color w:val="000000"/>
              <w:sz w:val="22"/>
              <w:szCs w:val="22"/>
              <w:rtl w:val="0"/>
            </w:rPr>
            <w:t xml:space="preserve">Data Integrity:</w:t>
            <w:tab/>
            <w:t xml:space="preserve">23</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rvwp1q">
            <w:r w:rsidDel="00000000" w:rsidR="00000000" w:rsidRPr="00000000">
              <w:rPr>
                <w:rFonts w:ascii="Calibri" w:cs="Calibri" w:eastAsia="Calibri" w:hAnsi="Calibri"/>
                <w:b w:val="1"/>
                <w:i w:val="1"/>
                <w:color w:val="000000"/>
                <w:rtl w:val="0"/>
              </w:rPr>
              <w:t xml:space="preserve">16.0</w:t>
            </w:r>
          </w:hyperlink>
          <w:hyperlink w:anchor="_heading=h.1rvwp1q">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1"/>
              <w:i w:val="1"/>
              <w:color w:val="000000"/>
              <w:rtl w:val="0"/>
            </w:rPr>
            <w:t xml:space="preserve">Confidentiality</w:t>
            <w:tab/>
            <w:t xml:space="preserve">23</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bvk7pj">
            <w:r w:rsidDel="00000000" w:rsidR="00000000" w:rsidRPr="00000000">
              <w:rPr>
                <w:rFonts w:ascii="Calibri" w:cs="Calibri" w:eastAsia="Calibri" w:hAnsi="Calibri"/>
                <w:b w:val="1"/>
                <w:color w:val="000000"/>
                <w:sz w:val="22"/>
                <w:szCs w:val="22"/>
                <w:rtl w:val="0"/>
              </w:rPr>
              <w:t xml:space="preserve">16.1</w:t>
            </w:r>
          </w:hyperlink>
          <w:hyperlink w:anchor="_heading=h.4bvk7pj">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1"/>
              <w:color w:val="000000"/>
              <w:sz w:val="22"/>
              <w:szCs w:val="22"/>
              <w:rtl w:val="0"/>
            </w:rPr>
            <w:t xml:space="preserve">Data Security:</w:t>
            <w:tab/>
            <w:t xml:space="preserve">23</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r0uhxc">
            <w:r w:rsidDel="00000000" w:rsidR="00000000" w:rsidRPr="00000000">
              <w:rPr>
                <w:rFonts w:ascii="Calibri" w:cs="Calibri" w:eastAsia="Calibri" w:hAnsi="Calibri"/>
                <w:b w:val="1"/>
                <w:i w:val="1"/>
                <w:color w:val="000000"/>
                <w:rtl w:val="0"/>
              </w:rPr>
              <w:t xml:space="preserve">17.0</w:t>
            </w:r>
          </w:hyperlink>
          <w:hyperlink w:anchor="_heading=h.2r0uhxc">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Calibri" w:cs="Calibri" w:eastAsia="Calibri" w:hAnsi="Calibri"/>
              <w:b w:val="1"/>
              <w:i w:val="1"/>
              <w:color w:val="000000"/>
              <w:rtl w:val="0"/>
            </w:rPr>
            <w:t xml:space="preserve">Provisions to Monitor the Study to Ensure the Safety of Participants</w:t>
            <w:tab/>
            <w:t xml:space="preserve">23</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664s55">
            <w:r w:rsidDel="00000000" w:rsidR="00000000" w:rsidRPr="00000000">
              <w:rPr>
                <w:rFonts w:ascii="Calibri" w:cs="Calibri" w:eastAsia="Calibri" w:hAnsi="Calibri"/>
                <w:b w:val="1"/>
                <w:color w:val="000000"/>
                <w:sz w:val="22"/>
                <w:szCs w:val="22"/>
                <w:rtl w:val="0"/>
              </w:rPr>
              <w:t xml:space="preserve">17.1</w:t>
            </w:r>
          </w:hyperlink>
          <w:hyperlink w:anchor="_heading=h.1664s55">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1"/>
              <w:color w:val="000000"/>
              <w:sz w:val="22"/>
              <w:szCs w:val="22"/>
              <w:rtl w:val="0"/>
            </w:rPr>
            <w:t xml:space="preserve">Safety Plan:</w:t>
            <w:tab/>
            <w:t xml:space="preserve">23</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q5sasy">
            <w:r w:rsidDel="00000000" w:rsidR="00000000" w:rsidRPr="00000000">
              <w:rPr>
                <w:rFonts w:ascii="Calibri" w:cs="Calibri" w:eastAsia="Calibri" w:hAnsi="Calibri"/>
                <w:b w:val="1"/>
                <w:color w:val="000000"/>
                <w:sz w:val="22"/>
                <w:szCs w:val="22"/>
                <w:rtl w:val="0"/>
              </w:rPr>
              <w:t xml:space="preserve">17.2</w:t>
            </w:r>
          </w:hyperlink>
          <w:hyperlink w:anchor="_heading=h.3q5sasy">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1"/>
              <w:color w:val="000000"/>
              <w:sz w:val="22"/>
              <w:szCs w:val="22"/>
              <w:rtl w:val="0"/>
            </w:rPr>
            <w:t xml:space="preserve">Data Integrity Monitoring:</w:t>
            <w:tab/>
            <w:t xml:space="preserve">24</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5b2l0r">
            <w:r w:rsidDel="00000000" w:rsidR="00000000" w:rsidRPr="00000000">
              <w:rPr>
                <w:rFonts w:ascii="Calibri" w:cs="Calibri" w:eastAsia="Calibri" w:hAnsi="Calibri"/>
                <w:b w:val="1"/>
                <w:color w:val="000000"/>
                <w:sz w:val="22"/>
                <w:szCs w:val="22"/>
                <w:rtl w:val="0"/>
              </w:rPr>
              <w:t xml:space="preserve">17.3</w:t>
            </w:r>
          </w:hyperlink>
          <w:hyperlink w:anchor="_heading=h.25b2l0r">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1"/>
              <w:color w:val="000000"/>
              <w:sz w:val="22"/>
              <w:szCs w:val="22"/>
              <w:rtl w:val="0"/>
            </w:rPr>
            <w:t xml:space="preserve">Data Safety Monitoring:</w:t>
            <w:tab/>
            <w:t xml:space="preserve">24</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kgcv8k">
            <w:r w:rsidDel="00000000" w:rsidR="00000000" w:rsidRPr="00000000">
              <w:rPr>
                <w:rFonts w:ascii="Calibri" w:cs="Calibri" w:eastAsia="Calibri" w:hAnsi="Calibri"/>
                <w:b w:val="1"/>
                <w:i w:val="1"/>
                <w:color w:val="000000"/>
                <w:rtl w:val="0"/>
              </w:rPr>
              <w:t xml:space="preserve">18.0</w:t>
            </w:r>
          </w:hyperlink>
          <w:hyperlink w:anchor="_heading=h.kgcv8k">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1"/>
              <w:i w:val="1"/>
              <w:color w:val="000000"/>
              <w:rtl w:val="0"/>
            </w:rPr>
            <w:t xml:space="preserve">Provisions to Protect the Privacy Interests of Participants</w:t>
            <w:tab/>
            <w:t xml:space="preserve">25</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4g0dwd">
            <w:r w:rsidDel="00000000" w:rsidR="00000000" w:rsidRPr="00000000">
              <w:rPr>
                <w:rFonts w:ascii="Calibri" w:cs="Calibri" w:eastAsia="Calibri" w:hAnsi="Calibri"/>
                <w:b w:val="1"/>
                <w:color w:val="000000"/>
                <w:sz w:val="22"/>
                <w:szCs w:val="22"/>
                <w:rtl w:val="0"/>
              </w:rPr>
              <w:t xml:space="preserve">18.1</w:t>
            </w:r>
          </w:hyperlink>
          <w:hyperlink w:anchor="_heading=h.34g0dwd">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1"/>
              <w:color w:val="000000"/>
              <w:sz w:val="22"/>
              <w:szCs w:val="22"/>
              <w:rtl w:val="0"/>
            </w:rPr>
            <w:t xml:space="preserve">Protecting Privacy:</w:t>
            <w:tab/>
            <w:t xml:space="preserve">25</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jlao46">
            <w:r w:rsidDel="00000000" w:rsidR="00000000" w:rsidRPr="00000000">
              <w:rPr>
                <w:rFonts w:ascii="Calibri" w:cs="Calibri" w:eastAsia="Calibri" w:hAnsi="Calibri"/>
                <w:b w:val="1"/>
                <w:color w:val="000000"/>
                <w:sz w:val="22"/>
                <w:szCs w:val="22"/>
                <w:rtl w:val="0"/>
              </w:rPr>
              <w:t xml:space="preserve">18.2</w:t>
            </w:r>
          </w:hyperlink>
          <w:hyperlink w:anchor="_heading=h.1jlao46">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1"/>
              <w:color w:val="000000"/>
              <w:sz w:val="22"/>
              <w:szCs w:val="22"/>
              <w:rtl w:val="0"/>
            </w:rPr>
            <w:t xml:space="preserve">Access to Participants:</w:t>
            <w:tab/>
            <w:t xml:space="preserve">25</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43ky6rz">
            <w:r w:rsidDel="00000000" w:rsidR="00000000" w:rsidRPr="00000000">
              <w:rPr>
                <w:rFonts w:ascii="Calibri" w:cs="Calibri" w:eastAsia="Calibri" w:hAnsi="Calibri"/>
                <w:b w:val="1"/>
                <w:i w:val="1"/>
                <w:color w:val="000000"/>
                <w:rtl w:val="0"/>
              </w:rPr>
              <w:t xml:space="preserve">19.0</w:t>
            </w:r>
          </w:hyperlink>
          <w:hyperlink w:anchor="_heading=h.43ky6rz">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1"/>
              <w:i w:val="1"/>
              <w:color w:val="000000"/>
              <w:rtl w:val="0"/>
            </w:rPr>
            <w:t xml:space="preserve">Compensation for Research-Related Injury</w:t>
            <w:tab/>
            <w:t xml:space="preserve">25</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iq8gzs">
            <w:r w:rsidDel="00000000" w:rsidR="00000000" w:rsidRPr="00000000">
              <w:rPr>
                <w:rFonts w:ascii="Calibri" w:cs="Calibri" w:eastAsia="Calibri" w:hAnsi="Calibri"/>
                <w:b w:val="1"/>
                <w:color w:val="000000"/>
                <w:sz w:val="22"/>
                <w:szCs w:val="22"/>
                <w:rtl w:val="0"/>
              </w:rPr>
              <w:t xml:space="preserve">19.1</w:t>
            </w:r>
          </w:hyperlink>
          <w:hyperlink w:anchor="_heading=h.2iq8gzs">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1"/>
              <w:color w:val="000000"/>
              <w:sz w:val="22"/>
              <w:szCs w:val="22"/>
              <w:rtl w:val="0"/>
            </w:rPr>
            <w:t xml:space="preserve">Compensation for Research-Related Injury:</w:t>
            <w:tab/>
            <w:t xml:space="preserve">25</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xvir7l">
            <w:r w:rsidDel="00000000" w:rsidR="00000000" w:rsidRPr="00000000">
              <w:rPr>
                <w:rFonts w:ascii="Calibri" w:cs="Calibri" w:eastAsia="Calibri" w:hAnsi="Calibri"/>
                <w:b w:val="1"/>
                <w:color w:val="000000"/>
                <w:sz w:val="22"/>
                <w:szCs w:val="22"/>
                <w:rtl w:val="0"/>
              </w:rPr>
              <w:t xml:space="preserve">19.2</w:t>
            </w:r>
          </w:hyperlink>
          <w:hyperlink w:anchor="_heading=h.xvir7l">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_heading=h.xvir7l \h </w:instrText>
            <w:fldChar w:fldCharType="separate"/>
          </w:r>
          <w:r w:rsidDel="00000000" w:rsidR="00000000" w:rsidRPr="00000000">
            <w:rPr>
              <w:rFonts w:ascii="Calibri" w:cs="Calibri" w:eastAsia="Calibri" w:hAnsi="Calibri"/>
              <w:b w:val="1"/>
              <w:color w:val="000000"/>
              <w:sz w:val="22"/>
              <w:szCs w:val="22"/>
              <w:rtl w:val="0"/>
            </w:rPr>
            <w:t xml:space="preserve">Contract Language:</w:t>
            <w:tab/>
            <w:t xml:space="preserve">25</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hv69ve">
            <w:r w:rsidDel="00000000" w:rsidR="00000000" w:rsidRPr="00000000">
              <w:rPr>
                <w:rFonts w:ascii="Calibri" w:cs="Calibri" w:eastAsia="Calibri" w:hAnsi="Calibri"/>
                <w:b w:val="1"/>
                <w:i w:val="1"/>
                <w:color w:val="000000"/>
                <w:rtl w:val="0"/>
              </w:rPr>
              <w:t xml:space="preserve">20.0</w:t>
            </w:r>
          </w:hyperlink>
          <w:hyperlink w:anchor="_heading=h.3hv69ve">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_heading=h.3hv69ve \h </w:instrText>
            <w:fldChar w:fldCharType="separate"/>
          </w:r>
          <w:r w:rsidDel="00000000" w:rsidR="00000000" w:rsidRPr="00000000">
            <w:rPr>
              <w:rFonts w:ascii="Calibri" w:cs="Calibri" w:eastAsia="Calibri" w:hAnsi="Calibri"/>
              <w:b w:val="1"/>
              <w:i w:val="1"/>
              <w:color w:val="000000"/>
              <w:rtl w:val="0"/>
            </w:rPr>
            <w:t xml:space="preserve">Storing Data for Future Use</w:t>
            <w:tab/>
            <w:t xml:space="preserve">25</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x0gk37">
            <w:r w:rsidDel="00000000" w:rsidR="00000000" w:rsidRPr="00000000">
              <w:rPr>
                <w:rFonts w:ascii="Calibri" w:cs="Calibri" w:eastAsia="Calibri" w:hAnsi="Calibri"/>
                <w:b w:val="1"/>
                <w:color w:val="000000"/>
                <w:sz w:val="22"/>
                <w:szCs w:val="22"/>
                <w:rtl w:val="0"/>
              </w:rPr>
              <w:t xml:space="preserve">20.1</w:t>
            </w:r>
          </w:hyperlink>
          <w:hyperlink w:anchor="_heading=h.1x0gk37">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_heading=h.1x0gk37 \h </w:instrText>
            <w:fldChar w:fldCharType="separate"/>
          </w:r>
          <w:r w:rsidDel="00000000" w:rsidR="00000000" w:rsidRPr="00000000">
            <w:rPr>
              <w:rFonts w:ascii="Calibri" w:cs="Calibri" w:eastAsia="Calibri" w:hAnsi="Calibri"/>
              <w:b w:val="1"/>
              <w:color w:val="000000"/>
              <w:sz w:val="22"/>
              <w:szCs w:val="22"/>
              <w:rtl w:val="0"/>
            </w:rPr>
            <w:t xml:space="preserve">Storage and Access:</w:t>
            <w:tab/>
            <w:t xml:space="preserve">26</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h042r0">
            <w:r w:rsidDel="00000000" w:rsidR="00000000" w:rsidRPr="00000000">
              <w:rPr>
                <w:rFonts w:ascii="Calibri" w:cs="Calibri" w:eastAsia="Calibri" w:hAnsi="Calibri"/>
                <w:b w:val="1"/>
                <w:color w:val="000000"/>
                <w:sz w:val="22"/>
                <w:szCs w:val="22"/>
                <w:rtl w:val="0"/>
              </w:rPr>
              <w:t xml:space="preserve">20.2</w:t>
            </w:r>
          </w:hyperlink>
          <w:hyperlink w:anchor="_heading=h.4h042r0">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Calibri" w:cs="Calibri" w:eastAsia="Calibri" w:hAnsi="Calibri"/>
              <w:b w:val="1"/>
              <w:color w:val="000000"/>
              <w:sz w:val="22"/>
              <w:szCs w:val="22"/>
              <w:rtl w:val="0"/>
            </w:rPr>
            <w:t xml:space="preserve">Data:</w:t>
            <w:tab/>
            <w:t xml:space="preserve">26</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w5ecyt">
            <w:r w:rsidDel="00000000" w:rsidR="00000000" w:rsidRPr="00000000">
              <w:rPr>
                <w:rFonts w:ascii="Calibri" w:cs="Calibri" w:eastAsia="Calibri" w:hAnsi="Calibri"/>
                <w:b w:val="1"/>
                <w:color w:val="000000"/>
                <w:sz w:val="22"/>
                <w:szCs w:val="22"/>
                <w:rtl w:val="0"/>
              </w:rPr>
              <w:t xml:space="preserve">20.3</w:t>
            </w:r>
          </w:hyperlink>
          <w:hyperlink w:anchor="_heading=h.2w5ecyt">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_heading=h.2w5ecyt \h </w:instrText>
            <w:fldChar w:fldCharType="separate"/>
          </w:r>
          <w:r w:rsidDel="00000000" w:rsidR="00000000" w:rsidRPr="00000000">
            <w:rPr>
              <w:rFonts w:ascii="Calibri" w:cs="Calibri" w:eastAsia="Calibri" w:hAnsi="Calibri"/>
              <w:b w:val="1"/>
              <w:color w:val="000000"/>
              <w:sz w:val="22"/>
              <w:szCs w:val="22"/>
              <w:rtl w:val="0"/>
            </w:rPr>
            <w:t xml:space="preserve">Release/Sharing:</w:t>
            <w:tab/>
            <w:t xml:space="preserve">26</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vac5uf">
            <w:r w:rsidDel="00000000" w:rsidR="00000000" w:rsidRPr="00000000">
              <w:rPr>
                <w:rFonts w:ascii="Calibri" w:cs="Calibri" w:eastAsia="Calibri" w:hAnsi="Calibri"/>
                <w:b w:val="1"/>
                <w:i w:val="1"/>
                <w:color w:val="000000"/>
                <w:rtl w:val="0"/>
              </w:rPr>
              <w:t xml:space="preserve">21.0</w:t>
            </w:r>
          </w:hyperlink>
          <w:hyperlink w:anchor="_heading=h.3vac5uf">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Calibri" w:cs="Calibri" w:eastAsia="Calibri" w:hAnsi="Calibri"/>
              <w:b w:val="1"/>
              <w:i w:val="1"/>
              <w:color w:val="000000"/>
              <w:rtl w:val="0"/>
            </w:rPr>
            <w:t xml:space="preserve">Consent Process</w:t>
            <w:tab/>
            <w:t xml:space="preserve">26</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afmg28">
            <w:r w:rsidDel="00000000" w:rsidR="00000000" w:rsidRPr="00000000">
              <w:rPr>
                <w:rFonts w:ascii="Calibri" w:cs="Calibri" w:eastAsia="Calibri" w:hAnsi="Calibri"/>
                <w:b w:val="1"/>
                <w:color w:val="000000"/>
                <w:sz w:val="22"/>
                <w:szCs w:val="22"/>
                <w:rtl w:val="0"/>
              </w:rPr>
              <w:t xml:space="preserve">21.1</w:t>
            </w:r>
          </w:hyperlink>
          <w:hyperlink w:anchor="_heading=h.2afmg28">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_heading=h.2afmg28 \h </w:instrText>
            <w:fldChar w:fldCharType="separate"/>
          </w:r>
          <w:r w:rsidDel="00000000" w:rsidR="00000000" w:rsidRPr="00000000">
            <w:rPr>
              <w:rFonts w:ascii="Calibri" w:cs="Calibri" w:eastAsia="Calibri" w:hAnsi="Calibri"/>
              <w:b w:val="1"/>
              <w:color w:val="000000"/>
              <w:sz w:val="22"/>
              <w:szCs w:val="22"/>
              <w:rtl w:val="0"/>
            </w:rPr>
            <w:t xml:space="preserve">Consent Process (when consent will be obtained):</w:t>
            <w:tab/>
            <w:t xml:space="preserve">26</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opuj5n">
            <w:r w:rsidDel="00000000" w:rsidR="00000000" w:rsidRPr="00000000">
              <w:rPr>
                <w:rFonts w:ascii="Calibri" w:cs="Calibri" w:eastAsia="Calibri" w:hAnsi="Calibri"/>
                <w:b w:val="1"/>
                <w:color w:val="000000"/>
                <w:sz w:val="22"/>
                <w:szCs w:val="22"/>
                <w:rtl w:val="0"/>
              </w:rPr>
              <w:t xml:space="preserve">21.2</w:t>
            </w:r>
          </w:hyperlink>
          <w:hyperlink w:anchor="_heading=h.1opuj5n">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1"/>
              <w:color w:val="000000"/>
              <w:sz w:val="22"/>
              <w:szCs w:val="22"/>
              <w:rtl w:val="0"/>
            </w:rPr>
            <w:t xml:space="preserve">Waiver or Alteration of Consent Process (when consent will not be obtained):</w:t>
            <w:tab/>
            <w:t xml:space="preserve">27</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8pi1tg">
            <w:r w:rsidDel="00000000" w:rsidR="00000000" w:rsidRPr="00000000">
              <w:rPr>
                <w:rFonts w:ascii="Calibri" w:cs="Calibri" w:eastAsia="Calibri" w:hAnsi="Calibri"/>
                <w:b w:val="1"/>
                <w:color w:val="000000"/>
                <w:sz w:val="22"/>
                <w:szCs w:val="22"/>
                <w:rtl w:val="0"/>
              </w:rPr>
              <w:t xml:space="preserve">21.3</w:t>
            </w:r>
          </w:hyperlink>
          <w:hyperlink w:anchor="_heading=h.48pi1tg">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_heading=h.48pi1tg \h </w:instrText>
            <w:fldChar w:fldCharType="separate"/>
          </w:r>
          <w:r w:rsidDel="00000000" w:rsidR="00000000" w:rsidRPr="00000000">
            <w:rPr>
              <w:rFonts w:ascii="Calibri" w:cs="Calibri" w:eastAsia="Calibri" w:hAnsi="Calibri"/>
              <w:b w:val="1"/>
              <w:color w:val="000000"/>
              <w:sz w:val="22"/>
              <w:szCs w:val="22"/>
              <w:rtl w:val="0"/>
            </w:rPr>
            <w:t xml:space="preserve">Waiver of Written/Signed Documentation of Consent (when written/signed consent will not be obtained):</w:t>
            <w:tab/>
            <w:t xml:space="preserve">27</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nusc19">
            <w:r w:rsidDel="00000000" w:rsidR="00000000" w:rsidRPr="00000000">
              <w:rPr>
                <w:rFonts w:ascii="Calibri" w:cs="Calibri" w:eastAsia="Calibri" w:hAnsi="Calibri"/>
                <w:b w:val="1"/>
                <w:color w:val="000000"/>
                <w:sz w:val="22"/>
                <w:szCs w:val="22"/>
                <w:rtl w:val="0"/>
              </w:rPr>
              <w:t xml:space="preserve">21.4</w:t>
            </w:r>
          </w:hyperlink>
          <w:hyperlink w:anchor="_heading=h.2nusc1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_heading=h.2nusc19 \h </w:instrText>
            <w:fldChar w:fldCharType="separate"/>
          </w:r>
          <w:r w:rsidDel="00000000" w:rsidR="00000000" w:rsidRPr="00000000">
            <w:rPr>
              <w:rFonts w:ascii="Calibri" w:cs="Calibri" w:eastAsia="Calibri" w:hAnsi="Calibri"/>
              <w:b w:val="1"/>
              <w:color w:val="000000"/>
              <w:sz w:val="22"/>
              <w:szCs w:val="22"/>
              <w:rtl w:val="0"/>
            </w:rPr>
            <w:t xml:space="preserve">Non-English Speaking Participants:</w:t>
            <w:tab/>
            <w:t xml:space="preserve">27</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302m92">
            <w:r w:rsidDel="00000000" w:rsidR="00000000" w:rsidRPr="00000000">
              <w:rPr>
                <w:rFonts w:ascii="Calibri" w:cs="Calibri" w:eastAsia="Calibri" w:hAnsi="Calibri"/>
                <w:b w:val="1"/>
                <w:color w:val="000000"/>
                <w:sz w:val="22"/>
                <w:szCs w:val="22"/>
                <w:rtl w:val="0"/>
              </w:rPr>
              <w:t xml:space="preserve">21.5</w:t>
            </w:r>
          </w:hyperlink>
          <w:hyperlink w:anchor="_heading=h.1302m92">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1"/>
              <w:color w:val="000000"/>
              <w:sz w:val="22"/>
              <w:szCs w:val="22"/>
              <w:rtl w:val="0"/>
            </w:rPr>
            <w:t xml:space="preserve">Participants Who Are Not Yet Adults (infants, children, teenagers under 18 years of age):</w:t>
            <w:tab/>
            <w:t xml:space="preserve">28</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250f4o">
            <w:r w:rsidDel="00000000" w:rsidR="00000000" w:rsidRPr="00000000">
              <w:rPr>
                <w:rFonts w:ascii="Calibri" w:cs="Calibri" w:eastAsia="Calibri" w:hAnsi="Calibri"/>
                <w:b w:val="1"/>
                <w:color w:val="000000"/>
                <w:sz w:val="22"/>
                <w:szCs w:val="22"/>
                <w:rtl w:val="0"/>
              </w:rPr>
              <w:t xml:space="preserve">21.6</w:t>
            </w:r>
          </w:hyperlink>
          <w:hyperlink w:anchor="_heading=h.2250f4o">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1"/>
              <w:color w:val="000000"/>
              <w:sz w:val="22"/>
              <w:szCs w:val="22"/>
              <w:rtl w:val="0"/>
            </w:rPr>
            <w:t xml:space="preserve">Cognitively Impaired Adults, or adults with fluctuating or diminished capacity to consent:</w:t>
            <w:tab/>
            <w:t xml:space="preserve">29</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haapch">
            <w:r w:rsidDel="00000000" w:rsidR="00000000" w:rsidRPr="00000000">
              <w:rPr>
                <w:rFonts w:ascii="Calibri" w:cs="Calibri" w:eastAsia="Calibri" w:hAnsi="Calibri"/>
                <w:b w:val="1"/>
                <w:color w:val="000000"/>
                <w:sz w:val="22"/>
                <w:szCs w:val="22"/>
                <w:rtl w:val="0"/>
              </w:rPr>
              <w:t xml:space="preserve">21.7</w:t>
            </w:r>
          </w:hyperlink>
          <w:hyperlink w:anchor="_heading=h.haapch">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Calibri" w:cs="Calibri" w:eastAsia="Calibri" w:hAnsi="Calibri"/>
              <w:b w:val="1"/>
              <w:color w:val="000000"/>
              <w:sz w:val="22"/>
              <w:szCs w:val="22"/>
              <w:rtl w:val="0"/>
            </w:rPr>
            <w:t xml:space="preserve">Adults Unable to Consent:</w:t>
            <w:tab/>
            <w:t xml:space="preserve">29</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fk6b3p">
            <w:r w:rsidDel="00000000" w:rsidR="00000000" w:rsidRPr="00000000">
              <w:rPr>
                <w:rFonts w:ascii="Calibri" w:cs="Calibri" w:eastAsia="Calibri" w:hAnsi="Calibri"/>
                <w:b w:val="1"/>
                <w:i w:val="1"/>
                <w:color w:val="000000"/>
                <w:rtl w:val="0"/>
              </w:rPr>
              <w:t xml:space="preserve">22.0</w:t>
            </w:r>
          </w:hyperlink>
          <w:hyperlink w:anchor="_heading=h.2fk6b3p">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_heading=h.2fk6b3p \h </w:instrText>
            <w:fldChar w:fldCharType="separate"/>
          </w:r>
          <w:r w:rsidDel="00000000" w:rsidR="00000000" w:rsidRPr="00000000">
            <w:rPr>
              <w:rFonts w:ascii="Calibri" w:cs="Calibri" w:eastAsia="Calibri" w:hAnsi="Calibri"/>
              <w:b w:val="1"/>
              <w:i w:val="1"/>
              <w:color w:val="000000"/>
              <w:rtl w:val="0"/>
            </w:rPr>
            <w:t xml:space="preserve">Setting</w:t>
            <w:tab/>
            <w:t xml:space="preserve">30</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upglbi">
            <w:r w:rsidDel="00000000" w:rsidR="00000000" w:rsidRPr="00000000">
              <w:rPr>
                <w:rFonts w:ascii="Calibri" w:cs="Calibri" w:eastAsia="Calibri" w:hAnsi="Calibri"/>
                <w:b w:val="1"/>
                <w:color w:val="000000"/>
                <w:sz w:val="22"/>
                <w:szCs w:val="22"/>
                <w:rtl w:val="0"/>
              </w:rPr>
              <w:t xml:space="preserve">22.1</w:t>
            </w:r>
          </w:hyperlink>
          <w:hyperlink w:anchor="_heading=h.upglbi">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1"/>
              <w:color w:val="000000"/>
              <w:sz w:val="22"/>
              <w:szCs w:val="22"/>
              <w:rtl w:val="0"/>
            </w:rPr>
            <w:t xml:space="preserve">Research Sites:</w:t>
            <w:tab/>
            <w:t xml:space="preserve">30</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ep43zb">
            <w:r w:rsidDel="00000000" w:rsidR="00000000" w:rsidRPr="00000000">
              <w:rPr>
                <w:rFonts w:ascii="Calibri" w:cs="Calibri" w:eastAsia="Calibri" w:hAnsi="Calibri"/>
                <w:b w:val="1"/>
                <w:color w:val="000000"/>
                <w:sz w:val="22"/>
                <w:szCs w:val="22"/>
                <w:rtl w:val="0"/>
              </w:rPr>
              <w:t xml:space="preserve">22.2</w:t>
            </w:r>
          </w:hyperlink>
          <w:hyperlink w:anchor="_heading=h.3ep43zb">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Calibri" w:cs="Calibri" w:eastAsia="Calibri" w:hAnsi="Calibri"/>
              <w:b w:val="1"/>
              <w:color w:val="000000"/>
              <w:sz w:val="22"/>
              <w:szCs w:val="22"/>
              <w:rtl w:val="0"/>
            </w:rPr>
            <w:t xml:space="preserve">International Research:</w:t>
            <w:tab/>
            <w:t xml:space="preserve">30</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tuee74">
            <w:r w:rsidDel="00000000" w:rsidR="00000000" w:rsidRPr="00000000">
              <w:rPr>
                <w:rFonts w:ascii="Calibri" w:cs="Calibri" w:eastAsia="Calibri" w:hAnsi="Calibri"/>
                <w:b w:val="1"/>
                <w:color w:val="000000"/>
                <w:sz w:val="22"/>
                <w:szCs w:val="22"/>
                <w:rtl w:val="0"/>
              </w:rPr>
              <w:t xml:space="preserve">22.3</w:t>
            </w:r>
          </w:hyperlink>
          <w:hyperlink w:anchor="_heading=h.1tuee74">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_heading=h.1tuee74 \h </w:instrText>
            <w:fldChar w:fldCharType="separate"/>
          </w:r>
          <w:r w:rsidDel="00000000" w:rsidR="00000000" w:rsidRPr="00000000">
            <w:rPr>
              <w:rFonts w:ascii="Calibri" w:cs="Calibri" w:eastAsia="Calibri" w:hAnsi="Calibri"/>
              <w:b w:val="1"/>
              <w:color w:val="000000"/>
              <w:sz w:val="22"/>
              <w:szCs w:val="22"/>
              <w:rtl w:val="0"/>
            </w:rPr>
            <w:t xml:space="preserve">Community Participatory Research:</w:t>
            <w:tab/>
            <w:t xml:space="preserve">31</w:t>
          </w:r>
          <w:r w:rsidDel="00000000" w:rsidR="00000000" w:rsidRPr="00000000">
            <w:fldChar w:fldCharType="begin"/>
            <w:instrText xml:space="preserve"> HYPERLINK \l "_heading=h.1tuee74"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szc72q">
            <w:r w:rsidDel="00000000" w:rsidR="00000000" w:rsidRPr="00000000">
              <w:rPr>
                <w:rFonts w:ascii="Calibri" w:cs="Calibri" w:eastAsia="Calibri" w:hAnsi="Calibri"/>
                <w:b w:val="1"/>
                <w:i w:val="1"/>
                <w:color w:val="000000"/>
                <w:rtl w:val="0"/>
              </w:rPr>
              <w:t xml:space="preserve">23.0</w:t>
            </w:r>
          </w:hyperlink>
          <w:hyperlink w:anchor="_heading=h.2szc72q">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_heading=h.2szc72q \h </w:instrText>
            <w:fldChar w:fldCharType="separate"/>
          </w:r>
          <w:r w:rsidDel="00000000" w:rsidR="00000000" w:rsidRPr="00000000">
            <w:rPr>
              <w:rFonts w:ascii="Calibri" w:cs="Calibri" w:eastAsia="Calibri" w:hAnsi="Calibri"/>
              <w:b w:val="1"/>
              <w:i w:val="1"/>
              <w:color w:val="000000"/>
              <w:rtl w:val="0"/>
            </w:rPr>
            <w:t xml:space="preserve">Multi-Site Research</w:t>
            <w:tab/>
            <w:t xml:space="preserve">32</w:t>
          </w:r>
          <w:r w:rsidDel="00000000" w:rsidR="00000000" w:rsidRPr="00000000">
            <w:fldChar w:fldCharType="begin"/>
            <w:instrText xml:space="preserve"> HYPERLINK \l "_heading=h.2szc72q"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84mhaj">
            <w:r w:rsidDel="00000000" w:rsidR="00000000" w:rsidRPr="00000000">
              <w:rPr>
                <w:rFonts w:ascii="Calibri" w:cs="Calibri" w:eastAsia="Calibri" w:hAnsi="Calibri"/>
                <w:b w:val="1"/>
                <w:color w:val="000000"/>
                <w:sz w:val="22"/>
                <w:szCs w:val="22"/>
                <w:rtl w:val="0"/>
              </w:rPr>
              <w:t xml:space="preserve">23.1</w:t>
            </w:r>
          </w:hyperlink>
          <w:hyperlink w:anchor="_heading=h.184mhaj">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_heading=h.184mhaj \h </w:instrText>
            <w:fldChar w:fldCharType="separate"/>
          </w:r>
          <w:r w:rsidDel="00000000" w:rsidR="00000000" w:rsidRPr="00000000">
            <w:rPr>
              <w:rFonts w:ascii="Calibri" w:cs="Calibri" w:eastAsia="Calibri" w:hAnsi="Calibri"/>
              <w:b w:val="1"/>
              <w:color w:val="000000"/>
              <w:sz w:val="22"/>
              <w:szCs w:val="22"/>
              <w:rtl w:val="0"/>
            </w:rPr>
            <w:t xml:space="preserve">Study-Wide Number of Participants:</w:t>
            <w:tab/>
            <w:t xml:space="preserve">32</w:t>
          </w:r>
          <w:r w:rsidDel="00000000" w:rsidR="00000000" w:rsidRPr="00000000">
            <w:fldChar w:fldCharType="begin"/>
            <w:instrText xml:space="preserve"> HYPERLINK \l "_heading=h.184mhaj"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s49zyc">
            <w:r w:rsidDel="00000000" w:rsidR="00000000" w:rsidRPr="00000000">
              <w:rPr>
                <w:rFonts w:ascii="Calibri" w:cs="Calibri" w:eastAsia="Calibri" w:hAnsi="Calibri"/>
                <w:b w:val="1"/>
                <w:color w:val="000000"/>
                <w:sz w:val="22"/>
                <w:szCs w:val="22"/>
                <w:rtl w:val="0"/>
              </w:rPr>
              <w:t xml:space="preserve">23.2</w:t>
            </w:r>
          </w:hyperlink>
          <w:hyperlink w:anchor="_heading=h.3s49zyc">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_heading=h.3s49zyc \h </w:instrText>
            <w:fldChar w:fldCharType="separate"/>
          </w:r>
          <w:r w:rsidDel="00000000" w:rsidR="00000000" w:rsidRPr="00000000">
            <w:rPr>
              <w:rFonts w:ascii="Calibri" w:cs="Calibri" w:eastAsia="Calibri" w:hAnsi="Calibri"/>
              <w:b w:val="1"/>
              <w:color w:val="000000"/>
              <w:sz w:val="22"/>
              <w:szCs w:val="22"/>
              <w:rtl w:val="0"/>
            </w:rPr>
            <w:t xml:space="preserve">Study-Wide Recruitment Methods:</w:t>
            <w:tab/>
            <w:t xml:space="preserve">32</w:t>
          </w:r>
          <w:r w:rsidDel="00000000" w:rsidR="00000000" w:rsidRPr="00000000">
            <w:fldChar w:fldCharType="begin"/>
            <w:instrText xml:space="preserve"> HYPERLINK \l "_heading=h.3s49zyc"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79ka65">
            <w:r w:rsidDel="00000000" w:rsidR="00000000" w:rsidRPr="00000000">
              <w:rPr>
                <w:rFonts w:ascii="Calibri" w:cs="Calibri" w:eastAsia="Calibri" w:hAnsi="Calibri"/>
                <w:b w:val="1"/>
                <w:color w:val="000000"/>
                <w:sz w:val="22"/>
                <w:szCs w:val="22"/>
                <w:rtl w:val="0"/>
              </w:rPr>
              <w:t xml:space="preserve">23.3</w:t>
            </w:r>
          </w:hyperlink>
          <w:hyperlink w:anchor="_heading=h.279ka65">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_heading=h.279ka65 \h </w:instrText>
            <w:fldChar w:fldCharType="separate"/>
          </w:r>
          <w:r w:rsidDel="00000000" w:rsidR="00000000" w:rsidRPr="00000000">
            <w:rPr>
              <w:rFonts w:ascii="Calibri" w:cs="Calibri" w:eastAsia="Calibri" w:hAnsi="Calibri"/>
              <w:b w:val="1"/>
              <w:color w:val="000000"/>
              <w:sz w:val="22"/>
              <w:szCs w:val="22"/>
              <w:rtl w:val="0"/>
            </w:rPr>
            <w:t xml:space="preserve">Study-Wide Recruitment Materials:</w:t>
            <w:tab/>
            <w:t xml:space="preserve">32</w:t>
          </w:r>
          <w:r w:rsidDel="00000000" w:rsidR="00000000" w:rsidRPr="00000000">
            <w:fldChar w:fldCharType="begin"/>
            <w:instrText xml:space="preserve"> HYPERLINK \l "_heading=h.279ka65"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meukdy">
            <w:r w:rsidDel="00000000" w:rsidR="00000000" w:rsidRPr="00000000">
              <w:rPr>
                <w:rFonts w:ascii="Calibri" w:cs="Calibri" w:eastAsia="Calibri" w:hAnsi="Calibri"/>
                <w:b w:val="1"/>
                <w:color w:val="000000"/>
                <w:sz w:val="22"/>
                <w:szCs w:val="22"/>
                <w:rtl w:val="0"/>
              </w:rPr>
              <w:t xml:space="preserve">23.4</w:t>
            </w:r>
          </w:hyperlink>
          <w:hyperlink w:anchor="_heading=h.meukdy">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_heading=h.meukdy \h </w:instrText>
            <w:fldChar w:fldCharType="separate"/>
          </w:r>
          <w:r w:rsidDel="00000000" w:rsidR="00000000" w:rsidRPr="00000000">
            <w:rPr>
              <w:rFonts w:ascii="Calibri" w:cs="Calibri" w:eastAsia="Calibri" w:hAnsi="Calibri"/>
              <w:b w:val="1"/>
              <w:color w:val="000000"/>
              <w:sz w:val="22"/>
              <w:szCs w:val="22"/>
              <w:rtl w:val="0"/>
            </w:rPr>
            <w:t xml:space="preserve">Communication Among Sites:</w:t>
            <w:tab/>
            <w:t xml:space="preserve">32</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6ei31r">
            <w:r w:rsidDel="00000000" w:rsidR="00000000" w:rsidRPr="00000000">
              <w:rPr>
                <w:rFonts w:ascii="Calibri" w:cs="Calibri" w:eastAsia="Calibri" w:hAnsi="Calibri"/>
                <w:b w:val="1"/>
                <w:color w:val="000000"/>
                <w:sz w:val="22"/>
                <w:szCs w:val="22"/>
                <w:rtl w:val="0"/>
              </w:rPr>
              <w:t xml:space="preserve">23.5</w:t>
            </w:r>
          </w:hyperlink>
          <w:hyperlink w:anchor="_heading=h.36ei31r">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_heading=h.36ei31r \h </w:instrText>
            <w:fldChar w:fldCharType="separate"/>
          </w:r>
          <w:r w:rsidDel="00000000" w:rsidR="00000000" w:rsidRPr="00000000">
            <w:rPr>
              <w:rFonts w:ascii="Calibri" w:cs="Calibri" w:eastAsia="Calibri" w:hAnsi="Calibri"/>
              <w:b w:val="1"/>
              <w:color w:val="000000"/>
              <w:sz w:val="22"/>
              <w:szCs w:val="22"/>
              <w:rtl w:val="0"/>
            </w:rPr>
            <w:t xml:space="preserve">Communication to Sites:</w:t>
            <w:tab/>
            <w:t xml:space="preserve">32</w:t>
          </w:r>
          <w:r w:rsidDel="00000000" w:rsidR="00000000" w:rsidRPr="00000000">
            <w:fldChar w:fldCharType="begin"/>
            <w:instrText xml:space="preserve"> HYPERLINK \l "_heading=h.36ei31r"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ljsd9k">
            <w:r w:rsidDel="00000000" w:rsidR="00000000" w:rsidRPr="00000000">
              <w:rPr>
                <w:rFonts w:ascii="Calibri" w:cs="Calibri" w:eastAsia="Calibri" w:hAnsi="Calibri"/>
                <w:b w:val="1"/>
                <w:i w:val="1"/>
                <w:color w:val="000000"/>
                <w:rtl w:val="0"/>
              </w:rPr>
              <w:t xml:space="preserve">24.0</w:t>
            </w:r>
          </w:hyperlink>
          <w:hyperlink w:anchor="_heading=h.1ljsd9k">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_heading=h.1ljsd9k \h </w:instrText>
            <w:fldChar w:fldCharType="separate"/>
          </w:r>
          <w:r w:rsidDel="00000000" w:rsidR="00000000" w:rsidRPr="00000000">
            <w:rPr>
              <w:rFonts w:ascii="Calibri" w:cs="Calibri" w:eastAsia="Calibri" w:hAnsi="Calibri"/>
              <w:b w:val="1"/>
              <w:i w:val="1"/>
              <w:color w:val="000000"/>
              <w:rtl w:val="0"/>
            </w:rPr>
            <w:t xml:space="preserve">Coordinating Center Research</w:t>
            <w:tab/>
            <w:t xml:space="preserve">33</w:t>
          </w:r>
          <w:r w:rsidDel="00000000" w:rsidR="00000000" w:rsidRPr="00000000">
            <w:fldChar w:fldCharType="begin"/>
            <w:instrText xml:space="preserve"> HYPERLINK \l "_heading=h.1ljsd9k"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5jfvxd">
            <w:r w:rsidDel="00000000" w:rsidR="00000000" w:rsidRPr="00000000">
              <w:rPr>
                <w:rFonts w:ascii="Calibri" w:cs="Calibri" w:eastAsia="Calibri" w:hAnsi="Calibri"/>
                <w:b w:val="1"/>
                <w:color w:val="000000"/>
                <w:sz w:val="22"/>
                <w:szCs w:val="22"/>
                <w:rtl w:val="0"/>
              </w:rPr>
              <w:t xml:space="preserve">24.1</w:t>
            </w:r>
          </w:hyperlink>
          <w:hyperlink w:anchor="_heading=h.45jfvxd">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_heading=h.45jfvxd \h </w:instrText>
            <w:fldChar w:fldCharType="separate"/>
          </w:r>
          <w:r w:rsidDel="00000000" w:rsidR="00000000" w:rsidRPr="00000000">
            <w:rPr>
              <w:rFonts w:ascii="Calibri" w:cs="Calibri" w:eastAsia="Calibri" w:hAnsi="Calibri"/>
              <w:b w:val="1"/>
              <w:color w:val="000000"/>
              <w:sz w:val="22"/>
              <w:szCs w:val="22"/>
              <w:rtl w:val="0"/>
            </w:rPr>
            <w:t xml:space="preserve">Role:</w:t>
            <w:tab/>
            <w:t xml:space="preserve">33</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koq656">
            <w:r w:rsidDel="00000000" w:rsidR="00000000" w:rsidRPr="00000000">
              <w:rPr>
                <w:rFonts w:ascii="Calibri" w:cs="Calibri" w:eastAsia="Calibri" w:hAnsi="Calibri"/>
                <w:b w:val="1"/>
                <w:color w:val="000000"/>
                <w:sz w:val="22"/>
                <w:szCs w:val="22"/>
                <w:rtl w:val="0"/>
              </w:rPr>
              <w:t xml:space="preserve">24.2</w:t>
            </w:r>
          </w:hyperlink>
          <w:hyperlink w:anchor="_heading=h.2koq656">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_heading=h.2koq656 \h </w:instrText>
            <w:fldChar w:fldCharType="separate"/>
          </w:r>
          <w:r w:rsidDel="00000000" w:rsidR="00000000" w:rsidRPr="00000000">
            <w:rPr>
              <w:rFonts w:ascii="Calibri" w:cs="Calibri" w:eastAsia="Calibri" w:hAnsi="Calibri"/>
              <w:b w:val="1"/>
              <w:color w:val="000000"/>
              <w:sz w:val="22"/>
              <w:szCs w:val="22"/>
              <w:rtl w:val="0"/>
            </w:rPr>
            <w:t xml:space="preserve">Responsibilities:</w:t>
            <w:tab/>
            <w:t xml:space="preserve">33</w:t>
          </w:r>
          <w:r w:rsidDel="00000000" w:rsidR="00000000" w:rsidRPr="00000000">
            <w:fldChar w:fldCharType="begin"/>
            <w:instrText xml:space="preserve"> HYPERLINK \l "_heading=h.2koq656"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zu0gcz">
            <w:r w:rsidDel="00000000" w:rsidR="00000000" w:rsidRPr="00000000">
              <w:rPr>
                <w:rFonts w:ascii="Calibri" w:cs="Calibri" w:eastAsia="Calibri" w:hAnsi="Calibri"/>
                <w:b w:val="1"/>
                <w:color w:val="000000"/>
                <w:sz w:val="22"/>
                <w:szCs w:val="22"/>
                <w:rtl w:val="0"/>
              </w:rPr>
              <w:t xml:space="preserve">24.3</w:t>
            </w:r>
          </w:hyperlink>
          <w:hyperlink w:anchor="_heading=h.zu0gcz">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_heading=h.zu0gcz \h </w:instrText>
            <w:fldChar w:fldCharType="separate"/>
          </w:r>
          <w:r w:rsidDel="00000000" w:rsidR="00000000" w:rsidRPr="00000000">
            <w:rPr>
              <w:rFonts w:ascii="Calibri" w:cs="Calibri" w:eastAsia="Calibri" w:hAnsi="Calibri"/>
              <w:b w:val="1"/>
              <w:color w:val="000000"/>
              <w:sz w:val="22"/>
              <w:szCs w:val="22"/>
              <w:rtl w:val="0"/>
            </w:rPr>
            <w:t xml:space="preserve">Oversight:</w:t>
            <w:tab/>
            <w:t xml:space="preserve">33</w:t>
          </w:r>
          <w:r w:rsidDel="00000000" w:rsidR="00000000" w:rsidRPr="00000000">
            <w:fldChar w:fldCharType="begin"/>
            <w:instrText xml:space="preserve"> HYPERLINK \l "_heading=h.zu0gcz"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jtnz0s">
            <w:r w:rsidDel="00000000" w:rsidR="00000000" w:rsidRPr="00000000">
              <w:rPr>
                <w:rFonts w:ascii="Calibri" w:cs="Calibri" w:eastAsia="Calibri" w:hAnsi="Calibri"/>
                <w:b w:val="1"/>
                <w:color w:val="000000"/>
                <w:sz w:val="22"/>
                <w:szCs w:val="22"/>
                <w:rtl w:val="0"/>
              </w:rPr>
              <w:t xml:space="preserve">24.4</w:t>
            </w:r>
          </w:hyperlink>
          <w:hyperlink w:anchor="_heading=h.3jtnz0s">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1"/>
              <w:color w:val="000000"/>
              <w:sz w:val="22"/>
              <w:szCs w:val="22"/>
              <w:rtl w:val="0"/>
            </w:rPr>
            <w:t xml:space="preserve">Collection and Management of Data:</w:t>
            <w:tab/>
            <w:t xml:space="preserve">33</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yyy98l">
            <w:r w:rsidDel="00000000" w:rsidR="00000000" w:rsidRPr="00000000">
              <w:rPr>
                <w:rFonts w:ascii="Calibri" w:cs="Calibri" w:eastAsia="Calibri" w:hAnsi="Calibri"/>
                <w:b w:val="1"/>
                <w:i w:val="1"/>
                <w:color w:val="000000"/>
                <w:rtl w:val="0"/>
              </w:rPr>
              <w:t xml:space="preserve">25.0</w:t>
            </w:r>
          </w:hyperlink>
          <w:hyperlink w:anchor="_heading=h.1yyy98l">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_heading=h.1yyy98l \h </w:instrText>
            <w:fldChar w:fldCharType="separate"/>
          </w:r>
          <w:r w:rsidDel="00000000" w:rsidR="00000000" w:rsidRPr="00000000">
            <w:rPr>
              <w:rFonts w:ascii="Calibri" w:cs="Calibri" w:eastAsia="Calibri" w:hAnsi="Calibri"/>
              <w:b w:val="1"/>
              <w:i w:val="1"/>
              <w:color w:val="000000"/>
              <w:rtl w:val="0"/>
            </w:rPr>
            <w:t xml:space="preserve">Resources Available</w:t>
            <w:tab/>
            <w:t xml:space="preserve">33</w:t>
          </w:r>
          <w:r w:rsidDel="00000000" w:rsidR="00000000" w:rsidRPr="00000000">
            <w:fldChar w:fldCharType="begin"/>
            <w:instrText xml:space="preserve"> HYPERLINK \l "_heading=h.1yyy98l"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iylrwe">
            <w:r w:rsidDel="00000000" w:rsidR="00000000" w:rsidRPr="00000000">
              <w:rPr>
                <w:rFonts w:ascii="Calibri" w:cs="Calibri" w:eastAsia="Calibri" w:hAnsi="Calibri"/>
                <w:b w:val="1"/>
                <w:color w:val="000000"/>
                <w:sz w:val="22"/>
                <w:szCs w:val="22"/>
                <w:rtl w:val="0"/>
              </w:rPr>
              <w:t xml:space="preserve">25.1</w:t>
            </w:r>
          </w:hyperlink>
          <w:hyperlink w:anchor="_heading=h.4iylrwe">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_heading=h.4iylrwe \h </w:instrText>
            <w:fldChar w:fldCharType="separate"/>
          </w:r>
          <w:r w:rsidDel="00000000" w:rsidR="00000000" w:rsidRPr="00000000">
            <w:rPr>
              <w:rFonts w:ascii="Calibri" w:cs="Calibri" w:eastAsia="Calibri" w:hAnsi="Calibri"/>
              <w:b w:val="1"/>
              <w:color w:val="000000"/>
              <w:sz w:val="22"/>
              <w:szCs w:val="22"/>
              <w:rtl w:val="0"/>
            </w:rPr>
            <w:t xml:space="preserve">Resources Available:</w:t>
            <w:tab/>
            <w:t xml:space="preserve">33</w:t>
          </w:r>
          <w:r w:rsidDel="00000000" w:rsidR="00000000" w:rsidRPr="00000000">
            <w:fldChar w:fldCharType="begin"/>
            <w:instrText xml:space="preserve"> HYPERLINK \l "_heading=h.4iylrwe"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2y3w247">
            <w:r w:rsidDel="00000000" w:rsidR="00000000" w:rsidRPr="00000000">
              <w:rPr>
                <w:rFonts w:ascii="Calibri" w:cs="Calibri" w:eastAsia="Calibri" w:hAnsi="Calibri"/>
                <w:b w:val="1"/>
                <w:i w:val="1"/>
                <w:color w:val="000000"/>
                <w:rtl w:val="0"/>
              </w:rPr>
              <w:t xml:space="preserve">26.0</w:t>
            </w:r>
          </w:hyperlink>
          <w:hyperlink w:anchor="_heading=h.2y3w247">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_heading=h.2y3w247 \h </w:instrText>
            <w:fldChar w:fldCharType="separate"/>
          </w:r>
          <w:r w:rsidDel="00000000" w:rsidR="00000000" w:rsidRPr="00000000">
            <w:rPr>
              <w:rFonts w:ascii="Calibri" w:cs="Calibri" w:eastAsia="Calibri" w:hAnsi="Calibri"/>
              <w:b w:val="1"/>
              <w:i w:val="1"/>
              <w:color w:val="000000"/>
              <w:rtl w:val="0"/>
            </w:rPr>
            <w:t xml:space="preserve">References</w:t>
            <w:tab/>
            <w:t xml:space="preserve">33</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1d96cc0">
            <w:r w:rsidDel="00000000" w:rsidR="00000000" w:rsidRPr="00000000">
              <w:rPr>
                <w:rFonts w:ascii="Calibri" w:cs="Calibri" w:eastAsia="Calibri" w:hAnsi="Calibri"/>
                <w:b w:val="1"/>
                <w:i w:val="1"/>
                <w:color w:val="000000"/>
                <w:rtl w:val="0"/>
              </w:rPr>
              <w:t xml:space="preserve">27.0</w:t>
            </w:r>
          </w:hyperlink>
          <w:hyperlink w:anchor="_heading=h.1d96cc0">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_heading=h.1d96cc0 \h </w:instrText>
            <w:fldChar w:fldCharType="separate"/>
          </w:r>
          <w:r w:rsidDel="00000000" w:rsidR="00000000" w:rsidRPr="00000000">
            <w:rPr>
              <w:rFonts w:ascii="Calibri" w:cs="Calibri" w:eastAsia="Calibri" w:hAnsi="Calibri"/>
              <w:b w:val="1"/>
              <w:i w:val="1"/>
              <w:color w:val="000000"/>
              <w:rtl w:val="0"/>
            </w:rPr>
            <w:t xml:space="preserve">Health Information and Privacy Compliance</w:t>
            <w:tab/>
            <w:t xml:space="preserve">34</w:t>
          </w:r>
          <w:r w:rsidDel="00000000" w:rsidR="00000000" w:rsidRPr="00000000">
            <w:fldChar w:fldCharType="begin"/>
            <w:instrText xml:space="preserve"> HYPERLINK \l "_heading=h.1d96cc0"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x8tuzt">
            <w:r w:rsidDel="00000000" w:rsidR="00000000" w:rsidRPr="00000000">
              <w:rPr>
                <w:rFonts w:ascii="Calibri" w:cs="Calibri" w:eastAsia="Calibri" w:hAnsi="Calibri"/>
                <w:b w:val="1"/>
                <w:color w:val="000000"/>
                <w:sz w:val="22"/>
                <w:szCs w:val="22"/>
                <w:rtl w:val="0"/>
              </w:rPr>
              <w:t xml:space="preserve">27.1</w:t>
            </w:r>
          </w:hyperlink>
          <w:hyperlink w:anchor="_heading=h.3x8tuzt">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_heading=h.3x8tuzt \h </w:instrText>
            <w:fldChar w:fldCharType="separate"/>
          </w:r>
          <w:r w:rsidDel="00000000" w:rsidR="00000000" w:rsidRPr="00000000">
            <w:rPr>
              <w:rFonts w:ascii="Calibri" w:cs="Calibri" w:eastAsia="Calibri" w:hAnsi="Calibri"/>
              <w:b w:val="1"/>
              <w:color w:val="000000"/>
              <w:sz w:val="22"/>
              <w:szCs w:val="22"/>
              <w:rtl w:val="0"/>
            </w:rPr>
            <w:t xml:space="preserve">Health Care Component:</w:t>
            <w:tab/>
            <w:t xml:space="preserve">34</w:t>
          </w:r>
          <w:r w:rsidDel="00000000" w:rsidR="00000000" w:rsidRPr="00000000">
            <w:fldChar w:fldCharType="begin"/>
            <w:instrText xml:space="preserve"> HYPERLINK \l "_heading=h.3x8tuzt"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ce457m">
            <w:r w:rsidDel="00000000" w:rsidR="00000000" w:rsidRPr="00000000">
              <w:rPr>
                <w:rFonts w:ascii="Calibri" w:cs="Calibri" w:eastAsia="Calibri" w:hAnsi="Calibri"/>
                <w:b w:val="1"/>
                <w:color w:val="000000"/>
                <w:sz w:val="22"/>
                <w:szCs w:val="22"/>
                <w:rtl w:val="0"/>
              </w:rPr>
              <w:t xml:space="preserve">27.2</w:t>
            </w:r>
          </w:hyperlink>
          <w:hyperlink w:anchor="_heading=h.2ce457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_heading=h.2ce457m \h </w:instrText>
            <w:fldChar w:fldCharType="separate"/>
          </w:r>
          <w:r w:rsidDel="00000000" w:rsidR="00000000" w:rsidRPr="00000000">
            <w:rPr>
              <w:rFonts w:ascii="Calibri" w:cs="Calibri" w:eastAsia="Calibri" w:hAnsi="Calibri"/>
              <w:b w:val="1"/>
              <w:color w:val="000000"/>
              <w:sz w:val="22"/>
              <w:szCs w:val="22"/>
              <w:rtl w:val="0"/>
            </w:rPr>
            <w:t xml:space="preserve">Select which of the following is applicable to your research:</w:t>
            <w:tab/>
            <w:t xml:space="preserve">34</w:t>
          </w:r>
          <w:r w:rsidDel="00000000" w:rsidR="00000000" w:rsidRPr="00000000">
            <w:fldChar w:fldCharType="begin"/>
            <w:instrText xml:space="preserve"> HYPERLINK \l "_heading=h.2ce457m"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rjefff">
            <w:r w:rsidDel="00000000" w:rsidR="00000000" w:rsidRPr="00000000">
              <w:rPr>
                <w:rFonts w:ascii="Calibri" w:cs="Calibri" w:eastAsia="Calibri" w:hAnsi="Calibri"/>
                <w:b w:val="1"/>
                <w:color w:val="000000"/>
                <w:sz w:val="22"/>
                <w:szCs w:val="22"/>
                <w:rtl w:val="0"/>
              </w:rPr>
              <w:t xml:space="preserve">27.3</w:t>
            </w:r>
          </w:hyperlink>
          <w:hyperlink w:anchor="_heading=h.rjefff">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_heading=h.rjefff \h </w:instrText>
            <w:fldChar w:fldCharType="separate"/>
          </w:r>
          <w:r w:rsidDel="00000000" w:rsidR="00000000" w:rsidRPr="00000000">
            <w:rPr>
              <w:rFonts w:ascii="Calibri" w:cs="Calibri" w:eastAsia="Calibri" w:hAnsi="Calibri"/>
              <w:b w:val="1"/>
              <w:color w:val="000000"/>
              <w:sz w:val="22"/>
              <w:szCs w:val="22"/>
              <w:rtl w:val="0"/>
            </w:rPr>
            <w:t xml:space="preserve">Preparatory to Research.  Please attest to one of the following statements:</w:t>
            <w:tab/>
            <w:t xml:space="preserve">35</w:t>
          </w:r>
          <w:r w:rsidDel="00000000" w:rsidR="00000000" w:rsidRPr="00000000">
            <w:fldChar w:fldCharType="begin"/>
            <w:instrText xml:space="preserve"> HYPERLINK \l "_heading=h.rjefff"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bj1y38">
            <w:r w:rsidDel="00000000" w:rsidR="00000000" w:rsidRPr="00000000">
              <w:rPr>
                <w:rFonts w:ascii="Calibri" w:cs="Calibri" w:eastAsia="Calibri" w:hAnsi="Calibri"/>
                <w:b w:val="1"/>
                <w:color w:val="000000"/>
                <w:sz w:val="22"/>
                <w:szCs w:val="22"/>
                <w:rtl w:val="0"/>
              </w:rPr>
              <w:t xml:space="preserve">27.4</w:t>
            </w:r>
          </w:hyperlink>
          <w:hyperlink w:anchor="_heading=h.3bj1y38">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_heading=h.3bj1y38 \h </w:instrText>
            <w:fldChar w:fldCharType="separate"/>
          </w:r>
          <w:r w:rsidDel="00000000" w:rsidR="00000000" w:rsidRPr="00000000">
            <w:rPr>
              <w:rFonts w:ascii="Calibri" w:cs="Calibri" w:eastAsia="Calibri" w:hAnsi="Calibri"/>
              <w:b w:val="1"/>
              <w:color w:val="000000"/>
              <w:sz w:val="22"/>
              <w:szCs w:val="22"/>
              <w:rtl w:val="0"/>
            </w:rPr>
            <w:t xml:space="preserve">Identify the source of Private Health Information you will be using for your research (check all that apply):</w:t>
            <w:tab/>
            <w:t xml:space="preserve">35</w:t>
          </w:r>
          <w:r w:rsidDel="00000000" w:rsidR="00000000" w:rsidRPr="00000000">
            <w:fldChar w:fldCharType="begin"/>
            <w:instrText xml:space="preserve"> HYPERLINK \l "_heading=h.3bj1y38"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qoc8b1">
            <w:r w:rsidDel="00000000" w:rsidR="00000000" w:rsidRPr="00000000">
              <w:rPr>
                <w:rFonts w:ascii="Calibri" w:cs="Calibri" w:eastAsia="Calibri" w:hAnsi="Calibri"/>
                <w:b w:val="1"/>
                <w:color w:val="000000"/>
                <w:sz w:val="22"/>
                <w:szCs w:val="22"/>
                <w:rtl w:val="0"/>
              </w:rPr>
              <w:t xml:space="preserve">27.5</w:t>
            </w:r>
          </w:hyperlink>
          <w:hyperlink w:anchor="_heading=h.1qoc8b1">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_heading=h.1qoc8b1 \h </w:instrText>
            <w:fldChar w:fldCharType="separate"/>
          </w:r>
          <w:r w:rsidDel="00000000" w:rsidR="00000000" w:rsidRPr="00000000">
            <w:rPr>
              <w:rFonts w:ascii="Calibri" w:cs="Calibri" w:eastAsia="Calibri" w:hAnsi="Calibri"/>
              <w:b w:val="1"/>
              <w:color w:val="000000"/>
              <w:sz w:val="22"/>
              <w:szCs w:val="22"/>
              <w:rtl w:val="0"/>
            </w:rPr>
            <w:t xml:space="preserve">Explain how you will ensure that only records of patients who have agreed to have their information used for research will be reviewed:</w:t>
            <w:tab/>
            <w:t xml:space="preserve">36</w:t>
          </w:r>
          <w:r w:rsidDel="00000000" w:rsidR="00000000" w:rsidRPr="00000000">
            <w:fldChar w:fldCharType="begin"/>
            <w:instrText xml:space="preserve"> HYPERLINK \l "_heading=h.1qoc8b1"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anzqyu">
            <w:r w:rsidDel="00000000" w:rsidR="00000000" w:rsidRPr="00000000">
              <w:rPr>
                <w:rFonts w:ascii="Calibri" w:cs="Calibri" w:eastAsia="Calibri" w:hAnsi="Calibri"/>
                <w:b w:val="1"/>
                <w:color w:val="000000"/>
                <w:sz w:val="22"/>
                <w:szCs w:val="22"/>
                <w:rtl w:val="0"/>
              </w:rPr>
              <w:t xml:space="preserve">27.6</w:t>
            </w:r>
          </w:hyperlink>
          <w:hyperlink w:anchor="_heading=h.4anzqyu">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_heading=h.4anzqyu \h </w:instrText>
            <w:fldChar w:fldCharType="separate"/>
          </w:r>
          <w:r w:rsidDel="00000000" w:rsidR="00000000" w:rsidRPr="00000000">
            <w:rPr>
              <w:rFonts w:ascii="Calibri" w:cs="Calibri" w:eastAsia="Calibri" w:hAnsi="Calibri"/>
              <w:b w:val="1"/>
              <w:color w:val="000000"/>
              <w:sz w:val="22"/>
              <w:szCs w:val="22"/>
              <w:rtl w:val="0"/>
            </w:rPr>
            <w:t xml:space="preserve">Approximate number of records required for review:</w:t>
            <w:tab/>
            <w:t xml:space="preserve">36</w:t>
          </w:r>
          <w:r w:rsidDel="00000000" w:rsidR="00000000" w:rsidRPr="00000000">
            <w:fldChar w:fldCharType="begin"/>
            <w:instrText xml:space="preserve"> HYPERLINK \l "_heading=h.4anzqyu"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pta16n">
            <w:r w:rsidDel="00000000" w:rsidR="00000000" w:rsidRPr="00000000">
              <w:rPr>
                <w:rFonts w:ascii="Calibri" w:cs="Calibri" w:eastAsia="Calibri" w:hAnsi="Calibri"/>
                <w:b w:val="1"/>
                <w:color w:val="000000"/>
                <w:sz w:val="22"/>
                <w:szCs w:val="22"/>
                <w:rtl w:val="0"/>
              </w:rPr>
              <w:t xml:space="preserve">27.7</w:t>
            </w:r>
          </w:hyperlink>
          <w:hyperlink w:anchor="_heading=h.2pta16n">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_heading=h.2pta16n \h </w:instrText>
            <w:fldChar w:fldCharType="separate"/>
          </w:r>
          <w:r w:rsidDel="00000000" w:rsidR="00000000" w:rsidRPr="00000000">
            <w:rPr>
              <w:rFonts w:ascii="Calibri" w:cs="Calibri" w:eastAsia="Calibri" w:hAnsi="Calibri"/>
              <w:b w:val="1"/>
              <w:color w:val="000000"/>
              <w:sz w:val="22"/>
              <w:szCs w:val="22"/>
              <w:rtl w:val="0"/>
            </w:rPr>
            <w:t xml:space="preserve">Please describe how you will communicate with research participants during the course of this research. Check all applicable boxes:</w:t>
            <w:tab/>
            <w:t xml:space="preserve">36</w:t>
          </w:r>
          <w:r w:rsidDel="00000000" w:rsidR="00000000" w:rsidRPr="00000000">
            <w:fldChar w:fldCharType="begin"/>
            <w:instrText xml:space="preserve"> HYPERLINK \l "_heading=h.2pta16n"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4ykbeg">
            <w:r w:rsidDel="00000000" w:rsidR="00000000" w:rsidRPr="00000000">
              <w:rPr>
                <w:rFonts w:ascii="Calibri" w:cs="Calibri" w:eastAsia="Calibri" w:hAnsi="Calibri"/>
                <w:b w:val="1"/>
                <w:color w:val="000000"/>
                <w:sz w:val="22"/>
                <w:szCs w:val="22"/>
                <w:rtl w:val="0"/>
              </w:rPr>
              <w:t xml:space="preserve">27.8</w:t>
            </w:r>
          </w:hyperlink>
          <w:hyperlink w:anchor="_heading=h.14ykbeg">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_heading=h.14ykbeg \h </w:instrText>
            <w:fldChar w:fldCharType="separate"/>
          </w:r>
          <w:r w:rsidDel="00000000" w:rsidR="00000000" w:rsidRPr="00000000">
            <w:rPr>
              <w:rFonts w:ascii="Calibri" w:cs="Calibri" w:eastAsia="Calibri" w:hAnsi="Calibri"/>
              <w:b w:val="1"/>
              <w:color w:val="000000"/>
              <w:sz w:val="22"/>
              <w:szCs w:val="22"/>
              <w:rtl w:val="0"/>
            </w:rPr>
            <w:t xml:space="preserve">Explain how the research team has legitimate access to patients/potential participants:</w:t>
            <w:tab/>
            <w:t xml:space="preserve">37</w:t>
          </w:r>
          <w:r w:rsidDel="00000000" w:rsidR="00000000" w:rsidRPr="00000000">
            <w:fldChar w:fldCharType="begin"/>
            <w:instrText xml:space="preserve"> HYPERLINK \l "_heading=h.14ykbeg"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720"/>
              <w:tab w:val="right" w:leader="none" w:pos="9350"/>
            </w:tabs>
            <w:spacing w:before="120" w:lineRule="auto"/>
            <w:rPr>
              <w:rFonts w:ascii="Calibri" w:cs="Calibri" w:eastAsia="Calibri" w:hAnsi="Calibri"/>
              <w:color w:val="000000"/>
            </w:rPr>
          </w:pPr>
          <w:r w:rsidDel="00000000" w:rsidR="00000000" w:rsidRPr="00000000">
            <w:fldChar w:fldCharType="end"/>
          </w:r>
          <w:hyperlink w:anchor="_heading=h.3oy7u29">
            <w:r w:rsidDel="00000000" w:rsidR="00000000" w:rsidRPr="00000000">
              <w:rPr>
                <w:rFonts w:ascii="Calibri" w:cs="Calibri" w:eastAsia="Calibri" w:hAnsi="Calibri"/>
                <w:b w:val="1"/>
                <w:i w:val="1"/>
                <w:color w:val="000000"/>
                <w:rtl w:val="0"/>
              </w:rPr>
              <w:t xml:space="preserve">28.0</w:t>
            </w:r>
          </w:hyperlink>
          <w:hyperlink w:anchor="_heading=h.3oy7u2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_heading=h.3oy7u29 \h </w:instrText>
            <w:fldChar w:fldCharType="separate"/>
          </w:r>
          <w:r w:rsidDel="00000000" w:rsidR="00000000" w:rsidRPr="00000000">
            <w:rPr>
              <w:rFonts w:ascii="Calibri" w:cs="Calibri" w:eastAsia="Calibri" w:hAnsi="Calibri"/>
              <w:b w:val="1"/>
              <w:i w:val="1"/>
              <w:color w:val="000000"/>
              <w:rtl w:val="0"/>
            </w:rPr>
            <w:t xml:space="preserve">Health Science Technology (HST) HIPAA Compliant Devices and Data Storage</w:t>
            <w:tab/>
            <w:t xml:space="preserve">37</w:t>
          </w:r>
          <w:r w:rsidDel="00000000" w:rsidR="00000000" w:rsidRPr="00000000">
            <w:fldChar w:fldCharType="begin"/>
            <w:instrText xml:space="preserve"> HYPERLINK \l "_heading=h.3oy7u29"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43i4a2">
            <w:r w:rsidDel="00000000" w:rsidR="00000000" w:rsidRPr="00000000">
              <w:rPr>
                <w:rFonts w:ascii="Calibri" w:cs="Calibri" w:eastAsia="Calibri" w:hAnsi="Calibri"/>
                <w:b w:val="1"/>
                <w:color w:val="000000"/>
                <w:sz w:val="22"/>
                <w:szCs w:val="22"/>
                <w:rtl w:val="0"/>
              </w:rPr>
              <w:t xml:space="preserve">28.1</w:t>
            </w:r>
          </w:hyperlink>
          <w:hyperlink w:anchor="_heading=h.243i4a2">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_heading=h.243i4a2 \h </w:instrText>
            <w:fldChar w:fldCharType="separate"/>
          </w:r>
          <w:r w:rsidDel="00000000" w:rsidR="00000000" w:rsidRPr="00000000">
            <w:rPr>
              <w:rFonts w:ascii="Calibri" w:cs="Calibri" w:eastAsia="Calibri" w:hAnsi="Calibri"/>
              <w:b w:val="1"/>
              <w:color w:val="000000"/>
              <w:sz w:val="22"/>
              <w:szCs w:val="22"/>
              <w:rtl w:val="0"/>
            </w:rPr>
            <w:t xml:space="preserve">HST Device Number</w:t>
            <w:tab/>
            <w:t xml:space="preserve">37</w:t>
          </w:r>
          <w:r w:rsidDel="00000000" w:rsidR="00000000" w:rsidRPr="00000000">
            <w:fldChar w:fldCharType="begin"/>
            <w:instrText xml:space="preserve"> HYPERLINK \l "_heading=h.243i4a2"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j8sehv">
            <w:r w:rsidDel="00000000" w:rsidR="00000000" w:rsidRPr="00000000">
              <w:rPr>
                <w:rFonts w:ascii="Calibri" w:cs="Calibri" w:eastAsia="Calibri" w:hAnsi="Calibri"/>
                <w:b w:val="1"/>
                <w:color w:val="000000"/>
                <w:sz w:val="22"/>
                <w:szCs w:val="22"/>
                <w:rtl w:val="0"/>
              </w:rPr>
              <w:t xml:space="preserve">28.2</w:t>
            </w:r>
          </w:hyperlink>
          <w:hyperlink w:anchor="_heading=h.j8sehv">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_heading=h.j8sehv \h </w:instrText>
            <w:fldChar w:fldCharType="separate"/>
          </w:r>
          <w:r w:rsidDel="00000000" w:rsidR="00000000" w:rsidRPr="00000000">
            <w:rPr>
              <w:rFonts w:ascii="Calibri" w:cs="Calibri" w:eastAsia="Calibri" w:hAnsi="Calibri"/>
              <w:b w:val="1"/>
              <w:color w:val="000000"/>
              <w:sz w:val="22"/>
              <w:szCs w:val="22"/>
              <w:rtl w:val="0"/>
            </w:rPr>
            <w:t xml:space="preserve">Location(s) of storage, sharing and analysis of research data, including any links to research data (check all that apply):</w:t>
            <w:tab/>
            <w:t xml:space="preserve">38</w:t>
          </w:r>
          <w:r w:rsidDel="00000000" w:rsidR="00000000" w:rsidRPr="00000000">
            <w:fldChar w:fldCharType="begin"/>
            <w:instrText xml:space="preserve"> HYPERLINK \l "_heading=h.j8sehv"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38fx5o">
            <w:r w:rsidDel="00000000" w:rsidR="00000000" w:rsidRPr="00000000">
              <w:rPr>
                <w:rFonts w:ascii="Calibri" w:cs="Calibri" w:eastAsia="Calibri" w:hAnsi="Calibri"/>
                <w:b w:val="1"/>
                <w:color w:val="000000"/>
                <w:sz w:val="22"/>
                <w:szCs w:val="22"/>
                <w:rtl w:val="0"/>
              </w:rPr>
              <w:t xml:space="preserve">28.3</w:t>
            </w:r>
          </w:hyperlink>
          <w:hyperlink w:anchor="_heading=h.338fx5o">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_heading=h.338fx5o \h </w:instrText>
            <w:fldChar w:fldCharType="separate"/>
          </w:r>
          <w:r w:rsidDel="00000000" w:rsidR="00000000" w:rsidRPr="00000000">
            <w:rPr>
              <w:rFonts w:ascii="Calibri" w:cs="Calibri" w:eastAsia="Calibri" w:hAnsi="Calibri"/>
              <w:b w:val="1"/>
              <w:color w:val="000000"/>
              <w:sz w:val="22"/>
              <w:szCs w:val="22"/>
              <w:rtl w:val="0"/>
            </w:rPr>
            <w:t xml:space="preserve">Consultants. Vendors. Third Parties:</w:t>
            <w:tab/>
            <w:t xml:space="preserve">38</w:t>
          </w:r>
          <w:r w:rsidDel="00000000" w:rsidR="00000000" w:rsidRPr="00000000">
            <w:fldChar w:fldCharType="begin"/>
            <w:instrText xml:space="preserve"> HYPERLINK \l "_heading=h.338fx5o"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1idq7dh">
            <w:r w:rsidDel="00000000" w:rsidR="00000000" w:rsidRPr="00000000">
              <w:rPr>
                <w:rFonts w:ascii="Calibri" w:cs="Calibri" w:eastAsia="Calibri" w:hAnsi="Calibri"/>
                <w:b w:val="1"/>
                <w:color w:val="000000"/>
                <w:sz w:val="22"/>
                <w:szCs w:val="22"/>
                <w:rtl w:val="0"/>
              </w:rPr>
              <w:t xml:space="preserve">28.4</w:t>
            </w:r>
          </w:hyperlink>
          <w:hyperlink w:anchor="_heading=h.1idq7dh">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_heading=h.1idq7dh \h </w:instrText>
            <w:fldChar w:fldCharType="separate"/>
          </w:r>
          <w:r w:rsidDel="00000000" w:rsidR="00000000" w:rsidRPr="00000000">
            <w:rPr>
              <w:rFonts w:ascii="Calibri" w:cs="Calibri" w:eastAsia="Calibri" w:hAnsi="Calibri"/>
              <w:b w:val="1"/>
              <w:color w:val="000000"/>
              <w:sz w:val="22"/>
              <w:szCs w:val="22"/>
              <w:rtl w:val="0"/>
            </w:rPr>
            <w:t xml:space="preserve">Data Ownership:</w:t>
            <w:tab/>
            <w:t xml:space="preserve">39</w:t>
          </w:r>
          <w:r w:rsidDel="00000000" w:rsidR="00000000" w:rsidRPr="00000000">
            <w:fldChar w:fldCharType="begin"/>
            <w:instrText xml:space="preserve"> HYPERLINK \l "_heading=h.1idq7dh"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42ddq1a">
            <w:r w:rsidDel="00000000" w:rsidR="00000000" w:rsidRPr="00000000">
              <w:rPr>
                <w:rFonts w:ascii="Calibri" w:cs="Calibri" w:eastAsia="Calibri" w:hAnsi="Calibri"/>
                <w:b w:val="1"/>
                <w:color w:val="000000"/>
                <w:sz w:val="22"/>
                <w:szCs w:val="22"/>
                <w:rtl w:val="0"/>
              </w:rPr>
              <w:t xml:space="preserve">28.5</w:t>
            </w:r>
          </w:hyperlink>
          <w:hyperlink w:anchor="_heading=h.42ddq1a">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_heading=h.42ddq1a \h </w:instrText>
            <w:fldChar w:fldCharType="separate"/>
          </w:r>
          <w:r w:rsidDel="00000000" w:rsidR="00000000" w:rsidRPr="00000000">
            <w:rPr>
              <w:rFonts w:ascii="Calibri" w:cs="Calibri" w:eastAsia="Calibri" w:hAnsi="Calibri"/>
              <w:b w:val="1"/>
              <w:color w:val="000000"/>
              <w:sz w:val="22"/>
              <w:szCs w:val="22"/>
              <w:rtl w:val="0"/>
            </w:rPr>
            <w:t xml:space="preserve">Links to identifiable data:</w:t>
            <w:tab/>
            <w:t xml:space="preserve">39</w:t>
          </w:r>
          <w:r w:rsidDel="00000000" w:rsidR="00000000" w:rsidRPr="00000000">
            <w:fldChar w:fldCharType="begin"/>
            <w:instrText xml:space="preserve"> HYPERLINK \l "_heading=h.42ddq1a"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2hio093">
            <w:r w:rsidDel="00000000" w:rsidR="00000000" w:rsidRPr="00000000">
              <w:rPr>
                <w:rFonts w:ascii="Calibri" w:cs="Calibri" w:eastAsia="Calibri" w:hAnsi="Calibri"/>
                <w:b w:val="1"/>
                <w:color w:val="000000"/>
                <w:sz w:val="22"/>
                <w:szCs w:val="22"/>
                <w:rtl w:val="0"/>
              </w:rPr>
              <w:t xml:space="preserve">28.6</w:t>
            </w:r>
          </w:hyperlink>
          <w:hyperlink w:anchor="_heading=h.2hio093">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_heading=h.2hio093 \h </w:instrText>
            <w:fldChar w:fldCharType="separate"/>
          </w:r>
          <w:r w:rsidDel="00000000" w:rsidR="00000000" w:rsidRPr="00000000">
            <w:rPr>
              <w:rFonts w:ascii="Calibri" w:cs="Calibri" w:eastAsia="Calibri" w:hAnsi="Calibri"/>
              <w:b w:val="1"/>
              <w:color w:val="000000"/>
              <w:sz w:val="22"/>
              <w:szCs w:val="22"/>
              <w:rtl w:val="0"/>
            </w:rPr>
            <w:t xml:space="preserve">Sharing of Data with Research Team Members:</w:t>
            <w:tab/>
            <w:t xml:space="preserve">39</w:t>
          </w:r>
          <w:r w:rsidDel="00000000" w:rsidR="00000000" w:rsidRPr="00000000">
            <w:fldChar w:fldCharType="begin"/>
            <w:instrText xml:space="preserve"> HYPERLINK \l "_heading=h.2hio093"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wnyagw">
            <w:r w:rsidDel="00000000" w:rsidR="00000000" w:rsidRPr="00000000">
              <w:rPr>
                <w:rFonts w:ascii="Calibri" w:cs="Calibri" w:eastAsia="Calibri" w:hAnsi="Calibri"/>
                <w:b w:val="1"/>
                <w:color w:val="000000"/>
                <w:sz w:val="22"/>
                <w:szCs w:val="22"/>
                <w:rtl w:val="0"/>
              </w:rPr>
              <w:t xml:space="preserve">28.7</w:t>
            </w:r>
          </w:hyperlink>
          <w:hyperlink w:anchor="_heading=h.wnyagw">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_heading=h.wnyagw \h </w:instrText>
            <w:fldChar w:fldCharType="separate"/>
          </w:r>
          <w:r w:rsidDel="00000000" w:rsidR="00000000" w:rsidRPr="00000000">
            <w:rPr>
              <w:rFonts w:ascii="Calibri" w:cs="Calibri" w:eastAsia="Calibri" w:hAnsi="Calibri"/>
              <w:b w:val="1"/>
              <w:color w:val="000000"/>
              <w:sz w:val="22"/>
              <w:szCs w:val="22"/>
              <w:rtl w:val="0"/>
            </w:rPr>
            <w:t xml:space="preserve">Storage of Documents:</w:t>
            <w:tab/>
            <w:t xml:space="preserve">39</w:t>
          </w:r>
          <w:r w:rsidDel="00000000" w:rsidR="00000000" w:rsidRPr="00000000">
            <w:fldChar w:fldCharType="begin"/>
            <w:instrText xml:space="preserve"> HYPERLINK \l "_heading=h.wnyagw"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left" w:leader="none" w:pos="960"/>
              <w:tab w:val="right" w:leader="none" w:pos="9350"/>
            </w:tabs>
            <w:spacing w:before="120" w:lineRule="auto"/>
            <w:ind w:left="240" w:firstLine="0"/>
            <w:rPr>
              <w:rFonts w:ascii="Calibri" w:cs="Calibri" w:eastAsia="Calibri" w:hAnsi="Calibri"/>
              <w:color w:val="000000"/>
            </w:rPr>
          </w:pPr>
          <w:r w:rsidDel="00000000" w:rsidR="00000000" w:rsidRPr="00000000">
            <w:fldChar w:fldCharType="end"/>
          </w:r>
          <w:hyperlink w:anchor="_heading=h.3gnlt4p">
            <w:r w:rsidDel="00000000" w:rsidR="00000000" w:rsidRPr="00000000">
              <w:rPr>
                <w:rFonts w:ascii="Calibri" w:cs="Calibri" w:eastAsia="Calibri" w:hAnsi="Calibri"/>
                <w:b w:val="1"/>
                <w:color w:val="000000"/>
                <w:sz w:val="22"/>
                <w:szCs w:val="22"/>
                <w:rtl w:val="0"/>
              </w:rPr>
              <w:t xml:space="preserve">28.8</w:t>
            </w:r>
          </w:hyperlink>
          <w:hyperlink w:anchor="_heading=h.3gnlt4p">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_heading=h.3gnlt4p \h </w:instrText>
            <w:fldChar w:fldCharType="separate"/>
          </w:r>
          <w:r w:rsidDel="00000000" w:rsidR="00000000" w:rsidRPr="00000000">
            <w:rPr>
              <w:rFonts w:ascii="Calibri" w:cs="Calibri" w:eastAsia="Calibri" w:hAnsi="Calibri"/>
              <w:b w:val="1"/>
              <w:color w:val="000000"/>
              <w:sz w:val="22"/>
              <w:szCs w:val="22"/>
              <w:rtl w:val="0"/>
            </w:rPr>
            <w:t xml:space="preserve">Disposal of Documents:</w:t>
            <w:tab/>
            <w:t xml:space="preserve">39</w:t>
          </w:r>
          <w:r w:rsidDel="00000000" w:rsidR="00000000" w:rsidRPr="00000000">
            <w:fldChar w:fldCharType="begin"/>
            <w:instrText xml:space="preserve"> HYPERLINK \l "_heading=h.3gnlt4p"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7A">
          <w:pPr>
            <w:keepNext w:val="1"/>
            <w:keepLines w:val="1"/>
            <w:pBdr>
              <w:top w:space="0" w:sz="0" w:val="nil"/>
              <w:left w:space="0" w:sz="0" w:val="nil"/>
              <w:bottom w:space="0" w:sz="0" w:val="nil"/>
              <w:right w:space="0" w:sz="0" w:val="nil"/>
              <w:between w:space="0" w:sz="0" w:val="nil"/>
            </w:pBdr>
            <w:spacing w:line="276" w:lineRule="auto"/>
            <w:ind w:left="432" w:hanging="432"/>
            <w:rPr>
              <w:rFonts w:ascii="Calibri" w:cs="Calibri" w:eastAsia="Calibri" w:hAnsi="Calibri"/>
              <w:b w:val="1"/>
              <w:color w:val="2f5496"/>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17D">
      <w:pPr>
        <w:rPr>
          <w:rFonts w:ascii="Calibri" w:cs="Calibri" w:eastAsia="Calibri" w:hAnsi="Calibri"/>
          <w:b w:val="1"/>
          <w:highlight w:val="white"/>
        </w:rPr>
      </w:pPr>
      <w:r w:rsidDel="00000000" w:rsidR="00000000" w:rsidRPr="00000000">
        <w:rPr>
          <w:rtl w:val="0"/>
        </w:rPr>
      </w:r>
    </w:p>
    <w:p w:rsidR="00000000" w:rsidDel="00000000" w:rsidP="00000000" w:rsidRDefault="00000000" w:rsidRPr="00000000" w14:paraId="0000017E">
      <w:pPr>
        <w:rPr>
          <w:rFonts w:ascii="Calibri" w:cs="Calibri" w:eastAsia="Calibri" w:hAnsi="Calibri"/>
          <w:color w:val="434343"/>
        </w:rPr>
      </w:pPr>
      <w:r w:rsidDel="00000000" w:rsidR="00000000" w:rsidRPr="00000000">
        <w:rPr>
          <w:rFonts w:ascii="Calibri" w:cs="Calibri" w:eastAsia="Calibri" w:hAnsi="Calibri"/>
          <w:b w:val="1"/>
          <w:rtl w:val="0"/>
        </w:rPr>
        <w:t xml:space="preserve">ABBREVIATIONS/DEFINITIONS</w:t>
      </w:r>
      <w:r w:rsidDel="00000000" w:rsidR="00000000" w:rsidRPr="00000000">
        <w:rPr>
          <w:rtl w:val="0"/>
        </w:rPr>
      </w:r>
    </w:p>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spacing w:before="120" w:lineRule="auto"/>
        <w:ind w:left="360" w:hanging="374"/>
        <w:rPr>
          <w:rFonts w:ascii="Calibri" w:cs="Calibri" w:eastAsia="Calibri" w:hAnsi="Calibri"/>
          <w:color w:val="434343"/>
        </w:rPr>
      </w:pPr>
      <w:r w:rsidDel="00000000" w:rsidR="00000000" w:rsidRPr="00000000">
        <w:rPr>
          <w:rFonts w:ascii="Calibri" w:cs="Calibri" w:eastAsia="Calibri" w:hAnsi="Calibri"/>
          <w:color w:val="434343"/>
          <w:rtl w:val="0"/>
        </w:rPr>
        <w:t xml:space="preserve">AP: Associated Press</w:t>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spacing w:before="120" w:lineRule="auto"/>
        <w:ind w:left="360" w:hanging="374"/>
        <w:rPr>
          <w:rFonts w:ascii="Calibri" w:cs="Calibri" w:eastAsia="Calibri" w:hAnsi="Calibri"/>
          <w:color w:val="434343"/>
        </w:rPr>
      </w:pPr>
      <w:r w:rsidDel="00000000" w:rsidR="00000000" w:rsidRPr="00000000">
        <w:rPr>
          <w:rFonts w:ascii="Calibri" w:cs="Calibri" w:eastAsia="Calibri" w:hAnsi="Calibri"/>
          <w:color w:val="434343"/>
          <w:rtl w:val="0"/>
        </w:rPr>
        <w:t xml:space="preserve">PIXU: Personalized Image Experience for User</w:t>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pacing w:before="120" w:lineRule="auto"/>
        <w:ind w:left="360" w:hanging="374"/>
        <w:rPr>
          <w:rFonts w:ascii="Calibri" w:cs="Calibri" w:eastAsia="Calibri" w:hAnsi="Calibri"/>
          <w:color w:val="434343"/>
        </w:rPr>
      </w:pPr>
      <w:r w:rsidDel="00000000" w:rsidR="00000000" w:rsidRPr="00000000">
        <w:rPr>
          <w:rFonts w:ascii="Calibri" w:cs="Calibri" w:eastAsia="Calibri" w:hAnsi="Calibri"/>
          <w:color w:val="434343"/>
          <w:rtl w:val="0"/>
        </w:rPr>
        <w:t xml:space="preserve">CTR: Click-Through Rate</w:t>
      </w:r>
    </w:p>
    <w:sdt>
      <w:sdtPr>
        <w:id w:val="458887121"/>
        <w:tag w:val="goog_rdk_22"/>
      </w:sdtPr>
      <w:sdtContent>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pacing w:before="120" w:lineRule="auto"/>
            <w:ind w:left="360" w:hanging="374"/>
            <w:rPr>
              <w:ins w:author="Mahamudul Hasan" w:id="0" w:date="2025-08-13T06:52:56Z"/>
              <w:rFonts w:ascii="Calibri" w:cs="Calibri" w:eastAsia="Calibri" w:hAnsi="Calibri"/>
              <w:color w:val="434343"/>
            </w:rPr>
          </w:pPr>
          <w:r w:rsidDel="00000000" w:rsidR="00000000" w:rsidRPr="00000000">
            <w:rPr>
              <w:rFonts w:ascii="Calibri" w:cs="Calibri" w:eastAsia="Calibri" w:hAnsi="Calibri"/>
              <w:color w:val="434343"/>
              <w:rtl w:val="0"/>
            </w:rPr>
            <w:t xml:space="preserve">CLIP: Contrastive Language–Image Pre-training</w:t>
          </w:r>
          <w:sdt>
            <w:sdtPr>
              <w:id w:val="-798318306"/>
              <w:tag w:val="goog_rdk_21"/>
            </w:sdtPr>
            <w:sdtContent>
              <w:ins w:author="Mahamudul Hasan" w:id="0" w:date="2025-08-13T06:52:56Z">
                <w:r w:rsidDel="00000000" w:rsidR="00000000" w:rsidRPr="00000000">
                  <w:rPr>
                    <w:rtl w:val="0"/>
                  </w:rPr>
                </w:r>
              </w:ins>
            </w:sdtContent>
          </w:sdt>
        </w:p>
      </w:sdtContent>
    </w:sdt>
    <w:sdt>
      <w:sdtPr>
        <w:id w:val="-589008081"/>
        <w:tag w:val="goog_rdk_24"/>
      </w:sdtPr>
      <w:sdtContent>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pacing w:before="120" w:lineRule="auto"/>
            <w:ind w:left="360" w:hanging="374"/>
            <w:rPr>
              <w:rFonts w:ascii="Calibri" w:cs="Calibri" w:eastAsia="Calibri" w:hAnsi="Calibri"/>
              <w:color w:val="434343"/>
              <w:u w:val="none"/>
              <w:rPrChange w:author="Mahamudul Hasan" w:id="1" w:date="2025-08-13T06:52:56Z">
                <w:rPr>
                  <w:rFonts w:ascii="Calibri" w:cs="Calibri" w:eastAsia="Calibri" w:hAnsi="Calibri"/>
                  <w:color w:val="434343"/>
                </w:rPr>
              </w:rPrChange>
            </w:rPr>
            <w:pPrChange w:author="Mahamudul Hasan" w:id="0" w:date="2025-08-13T06:52:56Z">
              <w:pPr>
                <w:numPr>
                  <w:ilvl w:val="0"/>
                  <w:numId w:val="5"/>
                </w:numPr>
                <w:pBdr>
                  <w:top w:space="0" w:sz="0" w:val="nil"/>
                  <w:left w:space="0" w:sz="0" w:val="nil"/>
                  <w:bottom w:space="0" w:sz="0" w:val="nil"/>
                  <w:right w:space="0" w:sz="0" w:val="nil"/>
                  <w:between w:space="0" w:sz="0" w:val="nil"/>
                </w:pBdr>
                <w:spacing w:before="120" w:lineRule="auto"/>
                <w:ind w:left="360" w:hanging="374"/>
              </w:pPr>
            </w:pPrChange>
          </w:pPr>
          <w:sdt>
            <w:sdtPr>
              <w:id w:val="1215148943"/>
              <w:tag w:val="goog_rdk_23"/>
            </w:sdtPr>
            <w:sdtContent>
              <w:ins w:author="Mahamudul Hasan" w:id="0" w:date="2025-08-13T06:52:56Z">
                <w:r w:rsidDel="00000000" w:rsidR="00000000" w:rsidRPr="00000000">
                  <w:rPr>
                    <w:rFonts w:ascii="Calibri" w:cs="Calibri" w:eastAsia="Calibri" w:hAnsi="Calibri"/>
                    <w:color w:val="434343"/>
                    <w:rtl w:val="0"/>
                  </w:rPr>
                  <w:t xml:space="preserve">AWS: Amazon Web Services</w:t>
                </w:r>
              </w:ins>
            </w:sdtContent>
          </w:sdt>
          <w:r w:rsidDel="00000000" w:rsidR="00000000" w:rsidRPr="00000000">
            <w:rPr>
              <w:rtl w:val="0"/>
            </w:rPr>
          </w:r>
        </w:p>
      </w:sdtContent>
    </w:sdt>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numPr>
          <w:ilvl w:val="0"/>
          <w:numId w:val="4"/>
        </w:numPr>
        <w:ind w:left="432" w:hanging="432"/>
        <w:rPr>
          <w:rFonts w:ascii="Calibri" w:cs="Calibri" w:eastAsia="Calibri" w:hAnsi="Calibri"/>
          <w:b w:val="1"/>
          <w:color w:val="000000"/>
          <w:sz w:val="24"/>
          <w:szCs w:val="24"/>
        </w:rPr>
      </w:pPr>
      <w:bookmarkStart w:colFirst="0" w:colLast="0" w:name="_heading=h.2et92p0" w:id="4"/>
      <w:bookmarkEnd w:id="4"/>
      <w:r w:rsidDel="00000000" w:rsidR="00000000" w:rsidRPr="00000000">
        <w:rPr>
          <w:rFonts w:ascii="Calibri" w:cs="Calibri" w:eastAsia="Calibri" w:hAnsi="Calibri"/>
          <w:b w:val="1"/>
          <w:color w:val="000000"/>
          <w:sz w:val="24"/>
          <w:szCs w:val="24"/>
          <w:rtl w:val="0"/>
        </w:rPr>
        <w:t xml:space="preserve">Objectives</w:t>
      </w:r>
    </w:p>
    <w:p w:rsidR="00000000" w:rsidDel="00000000" w:rsidP="00000000" w:rsidRDefault="00000000" w:rsidRPr="00000000" w14:paraId="00000187">
      <w:pPr>
        <w:pStyle w:val="Heading2"/>
        <w:numPr>
          <w:ilvl w:val="1"/>
          <w:numId w:val="4"/>
        </w:numPr>
        <w:ind w:left="990" w:hanging="576"/>
        <w:rPr>
          <w:rFonts w:ascii="Calibri" w:cs="Calibri" w:eastAsia="Calibri" w:hAnsi="Calibri"/>
          <w:b w:val="1"/>
          <w:color w:val="000000"/>
          <w:sz w:val="24"/>
          <w:szCs w:val="24"/>
        </w:rPr>
      </w:pPr>
      <w:bookmarkStart w:colFirst="0" w:colLast="0" w:name="_heading=h.tyjcwt" w:id="5"/>
      <w:bookmarkEnd w:id="5"/>
      <w:r w:rsidDel="00000000" w:rsidR="00000000" w:rsidRPr="00000000">
        <w:rPr>
          <w:rFonts w:ascii="Calibri" w:cs="Calibri" w:eastAsia="Calibri" w:hAnsi="Calibri"/>
          <w:b w:val="1"/>
          <w:color w:val="000000"/>
          <w:sz w:val="24"/>
          <w:szCs w:val="24"/>
          <w:rtl w:val="0"/>
        </w:rPr>
        <w:t xml:space="preserve">Purpose:</w:t>
        <w:tab/>
      </w:r>
    </w:p>
    <w:p w:rsidR="00000000" w:rsidDel="00000000" w:rsidP="00000000" w:rsidRDefault="00000000" w:rsidRPr="00000000" w14:paraId="00000188">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Reading the news is a regular part of many people’s lives, and photojournalism—the use of images to tell news stories—plays a powerful role in shaping what people choose to read. While the written content of an article is important, the image that appears with it often influences whether someone decides to click and engage with the story. Different people are drawn to different kinds of images—some prefer photos that show people, emotions, or action, while others might be attracted to calmer or more abstract visuals. This study focuses on how personalized image selection—limited to a set of editorially approved images already associated with each article-can improve news engagement. Importantly, we do not create, synthesize, or search for new images. Instead, we choose from the multiple photos provided by the Associated Press (AP) editorial team for each article. We will select from these approved images based on the types of news photos that each user has clicked on in the past. The article text will remain unchanged—we are only adjusting the accompanying photo. Our goal is to understand whether this kind of image personalization can make readers more likely to view news articles and feel more satisfied with their news experience, highlighting the important role of images in news articles in digital media engagement.</w:t>
      </w:r>
    </w:p>
    <w:p w:rsidR="00000000" w:rsidDel="00000000" w:rsidP="00000000" w:rsidRDefault="00000000" w:rsidRPr="00000000" w14:paraId="00000189">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8A">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The overall aim in this study is to understand:</w:t>
      </w:r>
    </w:p>
    <w:p w:rsidR="00000000" w:rsidDel="00000000" w:rsidP="00000000" w:rsidRDefault="00000000" w:rsidRPr="00000000" w14:paraId="0000018B">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8C">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Can we increase users’ interest in reading news articles and improve their satisfaction by personalizing the photojournalistic images that accompany the articles—based on their past image interaction preferences—without changing the article content itself?</w:t>
      </w:r>
      <w:r w:rsidDel="00000000" w:rsidR="00000000" w:rsidRPr="00000000">
        <w:rPr>
          <w:rtl w:val="0"/>
        </w:rPr>
      </w:r>
    </w:p>
    <w:p w:rsidR="00000000" w:rsidDel="00000000" w:rsidP="00000000" w:rsidRDefault="00000000" w:rsidRPr="00000000" w14:paraId="0000018D">
      <w:pPr>
        <w:ind w:left="99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8E">
      <w:pPr>
        <w:pStyle w:val="Heading1"/>
        <w:numPr>
          <w:ilvl w:val="0"/>
          <w:numId w:val="4"/>
        </w:numPr>
        <w:ind w:left="432" w:hanging="432"/>
        <w:rPr>
          <w:rFonts w:ascii="Calibri" w:cs="Calibri" w:eastAsia="Calibri" w:hAnsi="Calibri"/>
          <w:b w:val="1"/>
          <w:color w:val="000000"/>
          <w:sz w:val="24"/>
          <w:szCs w:val="24"/>
        </w:rPr>
      </w:pPr>
      <w:bookmarkStart w:colFirst="0" w:colLast="0" w:name="_heading=h.3dy6vkm" w:id="6"/>
      <w:bookmarkEnd w:id="6"/>
      <w:r w:rsidDel="00000000" w:rsidR="00000000" w:rsidRPr="00000000">
        <w:rPr>
          <w:rFonts w:ascii="Calibri" w:cs="Calibri" w:eastAsia="Calibri" w:hAnsi="Calibri"/>
          <w:b w:val="1"/>
          <w:color w:val="000000"/>
          <w:sz w:val="24"/>
          <w:szCs w:val="24"/>
          <w:rtl w:val="0"/>
        </w:rPr>
        <w:t xml:space="preserve">Background:</w:t>
      </w:r>
    </w:p>
    <w:p w:rsidR="00000000" w:rsidDel="00000000" w:rsidP="00000000" w:rsidRDefault="00000000" w:rsidRPr="00000000" w14:paraId="0000018F">
      <w:pPr>
        <w:pStyle w:val="Heading2"/>
        <w:numPr>
          <w:ilvl w:val="1"/>
          <w:numId w:val="4"/>
        </w:numPr>
        <w:ind w:left="990" w:hanging="576"/>
        <w:rPr>
          <w:rFonts w:ascii="Calibri" w:cs="Calibri" w:eastAsia="Calibri" w:hAnsi="Calibri"/>
          <w:b w:val="1"/>
          <w:color w:val="000000"/>
          <w:sz w:val="24"/>
          <w:szCs w:val="24"/>
        </w:rPr>
      </w:pPr>
      <w:bookmarkStart w:colFirst="0" w:colLast="0" w:name="_heading=h.1t3h5sf" w:id="7"/>
      <w:bookmarkEnd w:id="7"/>
      <w:r w:rsidDel="00000000" w:rsidR="00000000" w:rsidRPr="00000000">
        <w:rPr>
          <w:rFonts w:ascii="Calibri" w:cs="Calibri" w:eastAsia="Calibri" w:hAnsi="Calibri"/>
          <w:b w:val="1"/>
          <w:color w:val="000000"/>
          <w:sz w:val="24"/>
          <w:szCs w:val="24"/>
          <w:rtl w:val="0"/>
        </w:rPr>
        <w:t xml:space="preserve">Significance of Research Question/Purpose:</w:t>
      </w:r>
    </w:p>
    <w:p w:rsidR="00000000" w:rsidDel="00000000" w:rsidP="00000000" w:rsidRDefault="00000000" w:rsidRPr="00000000" w14:paraId="00000190">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The rise of online news platforms such as the Associated Press online version [1]  has led to an overwhelming volume of daily news content. In response, personalized news recommendation systems have become widely adopted to help users find content that matches their interests, increasing user engagement, satisfaction, and click-through rates (CTR) [2]. These systems, however, primarily focus on personalizing textual content—titles, summaries, and topics—while largely ignoring the images that accompany news articles.</w:t>
      </w:r>
    </w:p>
    <w:p w:rsidR="00000000" w:rsidDel="00000000" w:rsidP="00000000" w:rsidRDefault="00000000" w:rsidRPr="00000000" w14:paraId="00000191">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92">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This is a critical oversight, as visual elements are often the first component of a news article that users notice. Images can shape emotional responses, influence trust, and drive attention [4; 5]. Despite their impact, most digital news platforms assign a single, editor-chosen image to all users, overlooking the diverse visual preferences among individuals.</w:t>
      </w:r>
    </w:p>
    <w:p w:rsidR="00000000" w:rsidDel="00000000" w:rsidP="00000000" w:rsidRDefault="00000000" w:rsidRPr="00000000" w14:paraId="00000193">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94">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Our study introduces PIXU (Personalized Image eXperience for Users), a system designed to personalize the image shown with each news article based on the user's previous image preferences. Using advanced tools like CLIP (Contrastive Language–Image Pretraining) to match images to users in a shared visual-textual space, this research examines whether tailoring images in news recommendations improves user interaction. Specifically, we explore how personalized image selection affects click behavior, emotional engagement, and perceptions of content satisfaction and relevance.</w:t>
      </w:r>
    </w:p>
    <w:p w:rsidR="00000000" w:rsidDel="00000000" w:rsidP="00000000" w:rsidRDefault="00000000" w:rsidRPr="00000000" w14:paraId="00000195">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96">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By addressing this understudied dimension of personalization, this research contributes to more inclusive, engaging, and user-centric design in news media platforms.</w:t>
      </w:r>
    </w:p>
    <w:p w:rsidR="00000000" w:rsidDel="00000000" w:rsidP="00000000" w:rsidRDefault="00000000" w:rsidRPr="00000000" w14:paraId="00000197">
      <w:pPr>
        <w:ind w:left="99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98">
      <w:pPr>
        <w:pStyle w:val="Heading2"/>
        <w:numPr>
          <w:ilvl w:val="1"/>
          <w:numId w:val="4"/>
        </w:numPr>
        <w:ind w:left="990" w:hanging="576"/>
        <w:rPr>
          <w:rFonts w:ascii="Calibri" w:cs="Calibri" w:eastAsia="Calibri" w:hAnsi="Calibri"/>
          <w:b w:val="1"/>
          <w:color w:val="000000"/>
          <w:sz w:val="24"/>
          <w:szCs w:val="24"/>
        </w:rPr>
      </w:pPr>
      <w:bookmarkStart w:colFirst="0" w:colLast="0" w:name="_heading=h.4d34og8" w:id="8"/>
      <w:bookmarkEnd w:id="8"/>
      <w:r w:rsidDel="00000000" w:rsidR="00000000" w:rsidRPr="00000000">
        <w:rPr>
          <w:rFonts w:ascii="Calibri" w:cs="Calibri" w:eastAsia="Calibri" w:hAnsi="Calibri"/>
          <w:b w:val="1"/>
          <w:color w:val="000000"/>
          <w:sz w:val="24"/>
          <w:szCs w:val="24"/>
          <w:rtl w:val="0"/>
        </w:rPr>
        <w:t xml:space="preserve">Preliminary Data:</w:t>
      </w:r>
    </w:p>
    <w:p w:rsidR="00000000" w:rsidDel="00000000" w:rsidP="00000000" w:rsidRDefault="00000000" w:rsidRPr="00000000" w14:paraId="00000199">
      <w:pPr>
        <w:ind w:left="990" w:firstLine="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19A">
      <w:pPr>
        <w:ind w:left="990" w:firstLine="0"/>
        <w:rPr>
          <w:rFonts w:ascii="Calibri" w:cs="Calibri" w:eastAsia="Calibri" w:hAnsi="Calibri"/>
        </w:rPr>
      </w:pPr>
      <w:r w:rsidDel="00000000" w:rsidR="00000000" w:rsidRPr="00000000">
        <w:rPr>
          <w:rtl w:val="0"/>
        </w:rPr>
      </w:r>
    </w:p>
    <w:p w:rsidR="00000000" w:rsidDel="00000000" w:rsidP="00000000" w:rsidRDefault="00000000" w:rsidRPr="00000000" w14:paraId="0000019B">
      <w:pPr>
        <w:pStyle w:val="Heading2"/>
        <w:numPr>
          <w:ilvl w:val="1"/>
          <w:numId w:val="4"/>
        </w:numPr>
        <w:ind w:left="990" w:hanging="576"/>
        <w:rPr>
          <w:rFonts w:ascii="Calibri" w:cs="Calibri" w:eastAsia="Calibri" w:hAnsi="Calibri"/>
          <w:b w:val="1"/>
          <w:color w:val="000000"/>
          <w:sz w:val="24"/>
          <w:szCs w:val="24"/>
        </w:rPr>
      </w:pPr>
      <w:bookmarkStart w:colFirst="0" w:colLast="0" w:name="_heading=h.17dp8vu" w:id="9"/>
      <w:bookmarkEnd w:id="9"/>
      <w:r w:rsidDel="00000000" w:rsidR="00000000" w:rsidRPr="00000000">
        <w:rPr>
          <w:rFonts w:ascii="Calibri" w:cs="Calibri" w:eastAsia="Calibri" w:hAnsi="Calibri"/>
          <w:b w:val="1"/>
          <w:color w:val="000000"/>
          <w:sz w:val="24"/>
          <w:szCs w:val="24"/>
          <w:rtl w:val="0"/>
        </w:rPr>
        <w:t xml:space="preserve">Existing Literature:</w:t>
      </w:r>
    </w:p>
    <w:p w:rsidR="00000000" w:rsidDel="00000000" w:rsidP="00000000" w:rsidRDefault="00000000" w:rsidRPr="00000000" w14:paraId="0000019C">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Research on personalized recommendation systems has primarily emphasized text-based relevance, utilizing user click histories, collaborative filtering, and deep learning techniques to optimize article suggestions [3; 11]. While this has improved CTR and user satisfaction, the role of images in personalization remains underdeveloped.</w:t>
        <w:br w:type="textWrapping"/>
      </w:r>
    </w:p>
    <w:p w:rsidR="00000000" w:rsidDel="00000000" w:rsidP="00000000" w:rsidRDefault="00000000" w:rsidRPr="00000000" w14:paraId="0000019D">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In photojournalism and communication studies, images are recognized as key drivers of attention and emotion, capable of influencing readers’ interpretation of content and trust in the source [4; 6]. However, digital platforms continue to rely on fixed or editor-selected images, ignoring user-specific preferences.</w:t>
        <w:br w:type="textWrapping"/>
        <w:br w:type="textWrapping"/>
        <w:t xml:space="preserve">Some recent advances in multimodal recommendation systems—such as MM-Rec [8], MMGCN [9], and VLSNR [10]—have attempted to combine visual and textual features to improve recommendations. Yet, these models use image features to enrich article representations, not to personalize image output for users.</w:t>
        <w:br w:type="textWrapping"/>
        <w:br w:type="textWrapping"/>
        <w:t xml:space="preserve">Outside the news domain, personalized visual content has shown strong engagement outcomes. For example, Netflix found that customizing thumbnail images to user viewing behavior increased clicks and viewing time [7]. Similarly, in e-commerce, image personalization has been shown to boost purchasing behavior [2].</w:t>
        <w:br w:type="textWrapping"/>
        <w:br w:type="textWrapping"/>
        <w:t xml:space="preserve">The development of vision-language models like CLIP [5] enables new possibilities for cross-modal personalization—aligning images and user preferences in a shared embedding space. Despite this technological progress, personalized image selection in news delivery remains underexplored.</w:t>
        <w:br w:type="textWrapping"/>
        <w:br w:type="textWrapping"/>
        <w:t xml:space="preserve">Our research addresses this gap by proposing PIXU, a framework that selects personalized images for recommended news articles based on individual visual histories. In doing so, it contributes novel insights to recommender systems, visual personalization, and the design of emotionally resonant and user-sensitive media experiences.</w:t>
      </w:r>
    </w:p>
    <w:p w:rsidR="00000000" w:rsidDel="00000000" w:rsidP="00000000" w:rsidRDefault="00000000" w:rsidRPr="00000000" w14:paraId="0000019E">
      <w:pPr>
        <w:pStyle w:val="Heading1"/>
        <w:numPr>
          <w:ilvl w:val="0"/>
          <w:numId w:val="4"/>
        </w:numPr>
        <w:ind w:left="432" w:hanging="432"/>
        <w:rPr>
          <w:rFonts w:ascii="Calibri" w:cs="Calibri" w:eastAsia="Calibri" w:hAnsi="Calibri"/>
          <w:b w:val="1"/>
          <w:color w:val="000000"/>
          <w:sz w:val="24"/>
          <w:szCs w:val="24"/>
        </w:rPr>
      </w:pPr>
      <w:bookmarkStart w:colFirst="0" w:colLast="0" w:name="_heading=h.3rdcrjn" w:id="10"/>
      <w:bookmarkEnd w:id="10"/>
      <w:r w:rsidDel="00000000" w:rsidR="00000000" w:rsidRPr="00000000">
        <w:rPr>
          <w:rFonts w:ascii="Calibri" w:cs="Calibri" w:eastAsia="Calibri" w:hAnsi="Calibri"/>
          <w:b w:val="1"/>
          <w:color w:val="000000"/>
          <w:sz w:val="24"/>
          <w:szCs w:val="24"/>
          <w:rtl w:val="0"/>
        </w:rPr>
        <w:t xml:space="preserve"> Research questions/hypothesis</w:t>
      </w:r>
    </w:p>
    <w:p w:rsidR="00000000" w:rsidDel="00000000" w:rsidP="00000000" w:rsidRDefault="00000000" w:rsidRPr="00000000" w14:paraId="0000019F">
      <w:pPr>
        <w:pStyle w:val="Heading2"/>
        <w:numPr>
          <w:ilvl w:val="1"/>
          <w:numId w:val="4"/>
        </w:numPr>
        <w:ind w:left="990" w:hanging="576"/>
        <w:rPr>
          <w:rFonts w:ascii="Calibri" w:cs="Calibri" w:eastAsia="Calibri" w:hAnsi="Calibri"/>
          <w:b w:val="1"/>
          <w:color w:val="000000"/>
          <w:sz w:val="24"/>
          <w:szCs w:val="24"/>
        </w:rPr>
      </w:pPr>
      <w:bookmarkStart w:colFirst="0" w:colLast="0" w:name="_heading=h.26in1rg" w:id="11"/>
      <w:bookmarkEnd w:id="11"/>
      <w:r w:rsidDel="00000000" w:rsidR="00000000" w:rsidRPr="00000000">
        <w:rPr>
          <w:rFonts w:ascii="Calibri" w:cs="Calibri" w:eastAsia="Calibri" w:hAnsi="Calibri"/>
          <w:b w:val="1"/>
          <w:color w:val="000000"/>
          <w:sz w:val="24"/>
          <w:szCs w:val="24"/>
          <w:rtl w:val="0"/>
        </w:rPr>
        <w:t xml:space="preserve">Primary Research Question/Hypothesis:</w:t>
      </w:r>
    </w:p>
    <w:p w:rsidR="00000000" w:rsidDel="00000000" w:rsidP="00000000" w:rsidRDefault="00000000" w:rsidRPr="00000000" w14:paraId="000001A0">
      <w:pPr>
        <w:numPr>
          <w:ilvl w:val="0"/>
          <w:numId w:val="19"/>
        </w:numPr>
        <w:ind w:left="1440" w:hanging="36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RQ1:</w:t>
      </w:r>
      <w:r w:rsidDel="00000000" w:rsidR="00000000" w:rsidRPr="00000000">
        <w:rPr>
          <w:rFonts w:ascii="Calibri" w:cs="Calibri" w:eastAsia="Calibri" w:hAnsi="Calibri"/>
          <w:color w:val="434343"/>
          <w:rtl w:val="0"/>
        </w:rPr>
        <w:t xml:space="preserve"> What effect does showing users personalized news images—selected based on their previous preferences—have on how often they click on news stories in newsletters, compared to when they are shown standard, non-personalized images?</w:t>
      </w:r>
    </w:p>
    <w:p w:rsidR="00000000" w:rsidDel="00000000" w:rsidP="00000000" w:rsidRDefault="00000000" w:rsidRPr="00000000" w14:paraId="000001A1">
      <w:pPr>
        <w:numPr>
          <w:ilvl w:val="0"/>
          <w:numId w:val="19"/>
        </w:numPr>
        <w:ind w:left="1440" w:hanging="36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RQ2:</w:t>
      </w:r>
      <w:r w:rsidDel="00000000" w:rsidR="00000000" w:rsidRPr="00000000">
        <w:rPr>
          <w:rFonts w:ascii="Calibri" w:cs="Calibri" w:eastAsia="Calibri" w:hAnsi="Calibri"/>
          <w:color w:val="434343"/>
          <w:rtl w:val="0"/>
        </w:rPr>
        <w:t xml:space="preserve"> Which types of visual features in news images (such as showing people, emotional expressions, or action scenes) are most likely to lead users to click on a news article?</w:t>
      </w:r>
    </w:p>
    <w:p w:rsidR="00000000" w:rsidDel="00000000" w:rsidP="00000000" w:rsidRDefault="00000000" w:rsidRPr="00000000" w14:paraId="000001A2">
      <w:pPr>
        <w:pStyle w:val="Heading2"/>
        <w:numPr>
          <w:ilvl w:val="1"/>
          <w:numId w:val="4"/>
        </w:numPr>
        <w:ind w:left="990" w:hanging="576"/>
        <w:rPr>
          <w:rFonts w:ascii="Calibri" w:cs="Calibri" w:eastAsia="Calibri" w:hAnsi="Calibri"/>
          <w:b w:val="1"/>
          <w:color w:val="000000"/>
          <w:sz w:val="24"/>
          <w:szCs w:val="24"/>
        </w:rPr>
      </w:pPr>
      <w:bookmarkStart w:colFirst="0" w:colLast="0" w:name="_heading=h.lnxbz9" w:id="12"/>
      <w:bookmarkEnd w:id="12"/>
      <w:r w:rsidDel="00000000" w:rsidR="00000000" w:rsidRPr="00000000">
        <w:rPr>
          <w:rFonts w:ascii="Calibri" w:cs="Calibri" w:eastAsia="Calibri" w:hAnsi="Calibri"/>
          <w:b w:val="1"/>
          <w:color w:val="000000"/>
          <w:sz w:val="24"/>
          <w:szCs w:val="24"/>
          <w:rtl w:val="0"/>
        </w:rPr>
        <w:t xml:space="preserve">Secondary Research Question(s)/Hypothesis:</w:t>
      </w:r>
    </w:p>
    <w:p w:rsidR="00000000" w:rsidDel="00000000" w:rsidP="00000000" w:rsidRDefault="00000000" w:rsidRPr="00000000" w14:paraId="000001A3">
      <w:pPr>
        <w:numPr>
          <w:ilvl w:val="0"/>
          <w:numId w:val="2"/>
        </w:numPr>
        <w:ind w:left="1440" w:hanging="36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RQ3: </w:t>
      </w:r>
      <w:r w:rsidDel="00000000" w:rsidR="00000000" w:rsidRPr="00000000">
        <w:rPr>
          <w:rFonts w:ascii="Calibri" w:cs="Calibri" w:eastAsia="Calibri" w:hAnsi="Calibri"/>
          <w:color w:val="434343"/>
          <w:rtl w:val="0"/>
        </w:rPr>
        <w:t xml:space="preserve">How does receiving personalized news images, compared to default images, affect users’ overall experience—specifically their satisfaction with the content, trust in the article, and sense of relevance—based on their survey responses?</w:t>
      </w:r>
    </w:p>
    <w:p w:rsidR="00000000" w:rsidDel="00000000" w:rsidP="00000000" w:rsidRDefault="00000000" w:rsidRPr="00000000" w14:paraId="000001A4">
      <w:pPr>
        <w:numPr>
          <w:ilvl w:val="0"/>
          <w:numId w:val="2"/>
        </w:numPr>
        <w:ind w:left="1440" w:hanging="360"/>
        <w:rPr>
          <w:rFonts w:ascii="Calibri" w:cs="Calibri" w:eastAsia="Calibri" w:hAnsi="Calibri"/>
          <w:color w:val="434343"/>
          <w:u w:val="none"/>
        </w:rPr>
      </w:pPr>
      <w:r w:rsidDel="00000000" w:rsidR="00000000" w:rsidRPr="00000000">
        <w:rPr>
          <w:rFonts w:ascii="Calibri" w:cs="Calibri" w:eastAsia="Calibri" w:hAnsi="Calibri"/>
          <w:b w:val="1"/>
          <w:color w:val="434343"/>
          <w:rtl w:val="0"/>
        </w:rPr>
        <w:t xml:space="preserve">RQ4:</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color w:val="434343"/>
          <w:rtl w:val="0"/>
        </w:rPr>
        <w:t xml:space="preserve">Does presenting a mix of personalized and default images within the same newsletter influence user click behavior, such that users click more frequently on the articles with personalized images compared to those with default images?</w:t>
      </w:r>
      <w:r w:rsidDel="00000000" w:rsidR="00000000" w:rsidRPr="00000000">
        <w:rPr>
          <w:rtl w:val="0"/>
        </w:rPr>
      </w:r>
    </w:p>
    <w:p w:rsidR="00000000" w:rsidDel="00000000" w:rsidP="00000000" w:rsidRDefault="00000000" w:rsidRPr="00000000" w14:paraId="000001A5">
      <w:pPr>
        <w:pStyle w:val="Heading1"/>
        <w:numPr>
          <w:ilvl w:val="0"/>
          <w:numId w:val="4"/>
        </w:numPr>
        <w:ind w:left="432" w:hanging="432"/>
        <w:rPr>
          <w:rFonts w:ascii="Calibri" w:cs="Calibri" w:eastAsia="Calibri" w:hAnsi="Calibri"/>
          <w:b w:val="1"/>
          <w:color w:val="000000"/>
          <w:sz w:val="24"/>
          <w:szCs w:val="24"/>
        </w:rPr>
      </w:pPr>
      <w:bookmarkStart w:colFirst="0" w:colLast="0" w:name="_heading=h.35nkun2" w:id="13"/>
      <w:bookmarkEnd w:id="13"/>
      <w:r w:rsidDel="00000000" w:rsidR="00000000" w:rsidRPr="00000000">
        <w:rPr>
          <w:rFonts w:ascii="Calibri" w:cs="Calibri" w:eastAsia="Calibri" w:hAnsi="Calibri"/>
          <w:b w:val="1"/>
          <w:color w:val="000000"/>
          <w:sz w:val="24"/>
          <w:szCs w:val="24"/>
          <w:rtl w:val="0"/>
        </w:rPr>
        <w:t xml:space="preserve">Study Intervention(s)/Interaction(s):</w:t>
      </w:r>
    </w:p>
    <w:p w:rsidR="00000000" w:rsidDel="00000000" w:rsidP="00000000" w:rsidRDefault="00000000" w:rsidRPr="00000000" w14:paraId="000001A6">
      <w:pPr>
        <w:pStyle w:val="Heading2"/>
        <w:numPr>
          <w:ilvl w:val="1"/>
          <w:numId w:val="4"/>
        </w:numPr>
        <w:ind w:left="990" w:hanging="576"/>
        <w:rPr>
          <w:rFonts w:ascii="Calibri" w:cs="Calibri" w:eastAsia="Calibri" w:hAnsi="Calibri"/>
          <w:b w:val="1"/>
          <w:color w:val="000000"/>
          <w:sz w:val="24"/>
          <w:szCs w:val="24"/>
        </w:rPr>
      </w:pPr>
      <w:bookmarkStart w:colFirst="0" w:colLast="0" w:name="_heading=h.o1xxqb6wmh4x" w:id="14"/>
      <w:bookmarkEnd w:id="14"/>
      <w:r w:rsidDel="00000000" w:rsidR="00000000" w:rsidRPr="00000000">
        <w:rPr>
          <w:b w:val="1"/>
          <w:color w:val="000000"/>
          <w:sz w:val="24"/>
          <w:szCs w:val="24"/>
          <w:rtl w:val="0"/>
        </w:rPr>
        <w:t xml:space="preserve">Background</w:t>
      </w:r>
      <w:r w:rsidDel="00000000" w:rsidR="00000000" w:rsidRPr="00000000">
        <w:rPr>
          <w:rtl w:val="0"/>
        </w:rPr>
      </w:r>
    </w:p>
    <w:p w:rsidR="00000000" w:rsidDel="00000000" w:rsidP="00000000" w:rsidRDefault="00000000" w:rsidRPr="00000000" w14:paraId="000001A7">
      <w:pPr>
        <w:ind w:left="576" w:firstLine="0"/>
        <w:rPr>
          <w:rFonts w:ascii="Calibri" w:cs="Calibri" w:eastAsia="Calibri" w:hAnsi="Calibri"/>
          <w:color w:val="444746"/>
        </w:rPr>
      </w:pPr>
      <w:r w:rsidDel="00000000" w:rsidR="00000000" w:rsidRPr="00000000">
        <w:rPr>
          <w:rFonts w:ascii="Calibri" w:cs="Calibri" w:eastAsia="Calibri" w:hAnsi="Calibri"/>
          <w:color w:val="434343"/>
          <w:rtl w:val="0"/>
        </w:rPr>
        <w:t xml:space="preserve">This research study will be carried out within the </w:t>
      </w:r>
      <w:r w:rsidDel="00000000" w:rsidR="00000000" w:rsidRPr="00000000">
        <w:rPr>
          <w:rFonts w:ascii="Calibri" w:cs="Calibri" w:eastAsia="Calibri" w:hAnsi="Calibri"/>
          <w:color w:val="434343"/>
          <w:rtl w:val="0"/>
        </w:rPr>
        <w:t xml:space="preserve">POPROX </w:t>
      </w:r>
      <w:r w:rsidDel="00000000" w:rsidR="00000000" w:rsidRPr="00000000">
        <w:rPr>
          <w:rFonts w:ascii="Calibri" w:cs="Calibri" w:eastAsia="Calibri" w:hAnsi="Calibri"/>
          <w:color w:val="434343"/>
          <w:rtl w:val="0"/>
        </w:rPr>
        <w:t xml:space="preserve">platform, an online news recommendation experimental platform that already has IRB approval from </w:t>
      </w:r>
      <w:r w:rsidDel="00000000" w:rsidR="00000000" w:rsidRPr="00000000">
        <w:rPr>
          <w:rFonts w:ascii="Calibri" w:cs="Calibri" w:eastAsia="Calibri" w:hAnsi="Calibri"/>
          <w:color w:val="434343"/>
          <w:rtl w:val="0"/>
        </w:rPr>
        <w:t xml:space="preserve">Advarra</w:t>
      </w:r>
      <w:r w:rsidDel="00000000" w:rsidR="00000000" w:rsidRPr="00000000">
        <w:rPr>
          <w:rFonts w:ascii="Calibri" w:cs="Calibri" w:eastAsia="Calibri" w:hAnsi="Calibri"/>
          <w:color w:val="434343"/>
          <w:rtl w:val="0"/>
        </w:rPr>
        <w:t xml:space="preserve"> under protocol number STUDY00022809 (Advarra Pro00080473 NSF CCRI 2232551: A Research News Recommender Infrastructure with Live Users for Algorithm and Interface Experimentation).  </w:t>
      </w:r>
      <w:r w:rsidDel="00000000" w:rsidR="00000000" w:rsidRPr="00000000">
        <w:rPr>
          <w:rFonts w:ascii="Calibri" w:cs="Calibri" w:eastAsia="Calibri" w:hAnsi="Calibri"/>
          <w:color w:val="444746"/>
          <w:rtl w:val="0"/>
        </w:rPr>
        <w:t xml:space="preserve">Under the attached IRB protocol of POPROX, individual news studies to be carried out on the platform must be determined as either a non-human subject study, exempt, or approved by their institutional review board. Relevant POPROX documentation, including the POPROX Master Protocol, is included in this submission as supplemental materials.</w:t>
      </w:r>
    </w:p>
    <w:p w:rsidR="00000000" w:rsidDel="00000000" w:rsidP="00000000" w:rsidRDefault="00000000" w:rsidRPr="00000000" w14:paraId="000001A8">
      <w:pPr>
        <w:ind w:left="576" w:firstLine="0"/>
        <w:rPr>
          <w:rFonts w:ascii="Calibri" w:cs="Calibri" w:eastAsia="Calibri" w:hAnsi="Calibri"/>
          <w:color w:val="444746"/>
        </w:rPr>
      </w:pPr>
      <w:r w:rsidDel="00000000" w:rsidR="00000000" w:rsidRPr="00000000">
        <w:rPr>
          <w:rtl w:val="0"/>
        </w:rPr>
      </w:r>
    </w:p>
    <w:p w:rsidR="00000000" w:rsidDel="00000000" w:rsidP="00000000" w:rsidRDefault="00000000" w:rsidRPr="00000000" w14:paraId="000001A9">
      <w:pPr>
        <w:ind w:left="576" w:firstLine="0"/>
        <w:rPr>
          <w:rFonts w:ascii="Calibri" w:cs="Calibri" w:eastAsia="Calibri" w:hAnsi="Calibri"/>
          <w:color w:val="444746"/>
        </w:rPr>
      </w:pPr>
      <w:r w:rsidDel="00000000" w:rsidR="00000000" w:rsidRPr="00000000">
        <w:rPr>
          <w:rtl w:val="0"/>
        </w:rPr>
      </w:r>
    </w:p>
    <w:p w:rsidR="00000000" w:rsidDel="00000000" w:rsidP="00000000" w:rsidRDefault="00000000" w:rsidRPr="00000000" w14:paraId="000001AA">
      <w:pPr>
        <w:pStyle w:val="Heading2"/>
        <w:numPr>
          <w:ilvl w:val="1"/>
          <w:numId w:val="4"/>
        </w:numPr>
        <w:ind w:left="990" w:hanging="576"/>
        <w:rPr>
          <w:rFonts w:ascii="Calibri" w:cs="Calibri" w:eastAsia="Calibri" w:hAnsi="Calibri"/>
          <w:b w:val="1"/>
          <w:color w:val="000000"/>
          <w:sz w:val="24"/>
          <w:szCs w:val="24"/>
        </w:rPr>
      </w:pPr>
      <w:bookmarkStart w:colFirst="0" w:colLast="0" w:name="_heading=h.1ksv4uv" w:id="15"/>
      <w:bookmarkEnd w:id="15"/>
      <w:r w:rsidDel="00000000" w:rsidR="00000000" w:rsidRPr="00000000">
        <w:rPr>
          <w:b w:val="1"/>
          <w:color w:val="000000"/>
          <w:sz w:val="24"/>
          <w:szCs w:val="24"/>
          <w:rtl w:val="0"/>
        </w:rPr>
        <w:t xml:space="preserve">Description</w:t>
      </w:r>
      <w:r w:rsidDel="00000000" w:rsidR="00000000" w:rsidRPr="00000000">
        <w:rPr>
          <w:rtl w:val="0"/>
        </w:rPr>
      </w:r>
    </w:p>
    <w:p w:rsidR="00000000" w:rsidDel="00000000" w:rsidP="00000000" w:rsidRDefault="00000000" w:rsidRPr="00000000" w14:paraId="000001AB">
      <w:pPr>
        <w:ind w:left="576"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Participants will receive daily news emails (newsletters) through POPROX, where each newsletter contains multiple articles accompanied by editorially approved images provided by the Associated Press. We will use the PIXU system to select images for these articles based on user image click behavior. Participants will be randomly assigned to one of three groups. The control group will receive newsletters with the default images selected by POPROX, which do not incorporate personalization. The personalized image group will receive newsletters where all article images are tailored to each participant’s previous image interaction patterns. The mixed image group will receive newsletters where half of the articles (determined randomly by their odd or even order in the newsletter) use personalized images, while the remaining half retain the default images. This additional condition enables us to directly examine whether users click more often on articles with personalized images when both image types are presented in the same newsletter. Across all groups, the news articles themselves remain unchanged, and participants continue to receive the optional POPROX survey sent to all platform users, independent of this study.</w:t>
      </w:r>
    </w:p>
    <w:p w:rsidR="00000000" w:rsidDel="00000000" w:rsidP="00000000" w:rsidRDefault="00000000" w:rsidRPr="00000000" w14:paraId="000001AC">
      <w:pPr>
        <w:ind w:left="576"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AD">
      <w:pPr>
        <w:ind w:left="99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AE">
      <w:pPr>
        <w:pStyle w:val="Heading1"/>
        <w:numPr>
          <w:ilvl w:val="0"/>
          <w:numId w:val="4"/>
        </w:numPr>
        <w:ind w:left="432" w:hanging="432"/>
        <w:rPr>
          <w:rFonts w:ascii="Calibri" w:cs="Calibri" w:eastAsia="Calibri" w:hAnsi="Calibri"/>
          <w:b w:val="1"/>
          <w:color w:val="000000"/>
          <w:sz w:val="24"/>
          <w:szCs w:val="24"/>
        </w:rPr>
      </w:pPr>
      <w:bookmarkStart w:colFirst="0" w:colLast="0" w:name="_heading=h.44sinio" w:id="16"/>
      <w:bookmarkEnd w:id="16"/>
      <w:r w:rsidDel="00000000" w:rsidR="00000000" w:rsidRPr="00000000">
        <w:rPr>
          <w:rFonts w:ascii="Calibri" w:cs="Calibri" w:eastAsia="Calibri" w:hAnsi="Calibri"/>
          <w:b w:val="1"/>
          <w:color w:val="000000"/>
          <w:sz w:val="24"/>
          <w:szCs w:val="24"/>
          <w:rtl w:val="0"/>
        </w:rPr>
        <w:t xml:space="preserve">Procedures Involved</w:t>
      </w:r>
    </w:p>
    <w:p w:rsidR="00000000" w:rsidDel="00000000" w:rsidP="00000000" w:rsidRDefault="00000000" w:rsidRPr="00000000" w14:paraId="000001AF">
      <w:pPr>
        <w:pStyle w:val="Heading2"/>
        <w:numPr>
          <w:ilvl w:val="1"/>
          <w:numId w:val="4"/>
        </w:numPr>
        <w:ind w:left="990" w:hanging="576"/>
        <w:rPr>
          <w:rFonts w:ascii="Calibri" w:cs="Calibri" w:eastAsia="Calibri" w:hAnsi="Calibri"/>
          <w:b w:val="1"/>
          <w:color w:val="000000"/>
          <w:sz w:val="24"/>
          <w:szCs w:val="24"/>
        </w:rPr>
      </w:pPr>
      <w:bookmarkStart w:colFirst="0" w:colLast="0" w:name="_heading=h.2jxsxqh" w:id="17"/>
      <w:bookmarkEnd w:id="17"/>
      <w:r w:rsidDel="00000000" w:rsidR="00000000" w:rsidRPr="00000000">
        <w:rPr>
          <w:rFonts w:ascii="Calibri" w:cs="Calibri" w:eastAsia="Calibri" w:hAnsi="Calibri"/>
          <w:b w:val="1"/>
          <w:color w:val="000000"/>
          <w:sz w:val="24"/>
          <w:szCs w:val="24"/>
          <w:rtl w:val="0"/>
        </w:rPr>
        <w:t xml:space="preserve">Study Design:</w:t>
      </w:r>
    </w:p>
    <w:p w:rsidR="00000000" w:rsidDel="00000000" w:rsidP="00000000" w:rsidRDefault="00000000" w:rsidRPr="00000000" w14:paraId="000001B0">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We will request up to 200 US users from the POPROX participant pool. </w:t>
      </w:r>
      <w:r w:rsidDel="00000000" w:rsidR="00000000" w:rsidRPr="00000000">
        <w:rPr>
          <w:rFonts w:ascii="Calibri" w:cs="Calibri" w:eastAsia="Calibri" w:hAnsi="Calibri"/>
          <w:color w:val="434343"/>
          <w:rtl w:val="0"/>
        </w:rPr>
        <w:t xml:space="preserve">While there is no dedicated pre-experiment window, we may use existing baseline interaction data to support user modeling if needed. Participants will then enter the experimental period, which will last up to</w:t>
      </w:r>
      <w:r w:rsidDel="00000000" w:rsidR="00000000" w:rsidRPr="00000000">
        <w:rPr>
          <w:rFonts w:ascii="Calibri" w:cs="Calibri" w:eastAsia="Calibri" w:hAnsi="Calibri"/>
          <w:color w:val="434343"/>
          <w:rtl w:val="0"/>
        </w:rPr>
        <w:t xml:space="preserve"> 5 weeks, followed by a post-experiment phase in which we will continue to analyze user interaction data for up to 3 months t</w:t>
      </w:r>
      <w:r w:rsidDel="00000000" w:rsidR="00000000" w:rsidRPr="00000000">
        <w:rPr>
          <w:rFonts w:ascii="Calibri" w:cs="Calibri" w:eastAsia="Calibri" w:hAnsi="Calibri"/>
          <w:color w:val="434343"/>
          <w:rtl w:val="0"/>
        </w:rPr>
        <w:t xml:space="preserve">o evaluate any sustained effects of image personalization on news engagement.</w:t>
      </w:r>
      <w:r w:rsidDel="00000000" w:rsidR="00000000" w:rsidRPr="00000000">
        <w:rPr>
          <w:rtl w:val="0"/>
        </w:rPr>
      </w:r>
    </w:p>
    <w:p w:rsidR="00000000" w:rsidDel="00000000" w:rsidP="00000000" w:rsidRDefault="00000000" w:rsidRPr="00000000" w14:paraId="000001B1">
      <w:pPr>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B2">
      <w:pPr>
        <w:ind w:left="990" w:firstLine="0"/>
        <w:rPr>
          <w:rFonts w:ascii="Roboto" w:cs="Roboto" w:eastAsia="Roboto" w:hAnsi="Roboto"/>
          <w:color w:val="444746"/>
          <w:sz w:val="21"/>
          <w:szCs w:val="21"/>
        </w:rPr>
      </w:pPr>
      <w:r w:rsidDel="00000000" w:rsidR="00000000" w:rsidRPr="00000000">
        <w:rPr>
          <w:rFonts w:ascii="Calibri" w:cs="Calibri" w:eastAsia="Calibri" w:hAnsi="Calibri"/>
          <w:color w:val="434343"/>
          <w:rtl w:val="0"/>
        </w:rPr>
        <w:t xml:space="preserve">As is consistent with the POPROX protocol, users will not be informed of being assigned to this experiment, nor will they be separately consented for it.  </w:t>
      </w:r>
      <w:r w:rsidDel="00000000" w:rsidR="00000000" w:rsidRPr="00000000">
        <w:rPr>
          <w:rFonts w:ascii="Calibri" w:cs="Calibri" w:eastAsia="Calibri" w:hAnsi="Calibri"/>
          <w:b w:val="1"/>
          <w:color w:val="434343"/>
          <w:rtl w:val="0"/>
        </w:rPr>
        <w:t xml:space="preserve">We are therefore </w:t>
      </w:r>
      <w:r w:rsidDel="00000000" w:rsidR="00000000" w:rsidRPr="00000000">
        <w:rPr>
          <w:rFonts w:ascii="Roboto" w:cs="Roboto" w:eastAsia="Roboto" w:hAnsi="Roboto"/>
          <w:b w:val="1"/>
          <w:color w:val="444746"/>
          <w:sz w:val="21"/>
          <w:szCs w:val="21"/>
          <w:rtl w:val="0"/>
        </w:rPr>
        <w:t xml:space="preserve">requesting a waiver of informed consent for this study.</w:t>
      </w:r>
      <w:r w:rsidDel="00000000" w:rsidR="00000000" w:rsidRPr="00000000">
        <w:rPr>
          <w:rFonts w:ascii="Roboto" w:cs="Roboto" w:eastAsia="Roboto" w:hAnsi="Roboto"/>
          <w:color w:val="444746"/>
          <w:sz w:val="21"/>
          <w:szCs w:val="21"/>
          <w:rtl w:val="0"/>
        </w:rPr>
        <w:t xml:space="preserve"> Participants have already been informed and have consented to minimum-risk manipulations, such as this one, as part of the POPROX intake process. </w:t>
      </w:r>
    </w:p>
    <w:p w:rsidR="00000000" w:rsidDel="00000000" w:rsidP="00000000" w:rsidRDefault="00000000" w:rsidRPr="00000000" w14:paraId="000001B3">
      <w:pPr>
        <w:ind w:left="99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1B4">
      <w:pPr>
        <w:ind w:left="990" w:firstLine="0"/>
        <w:rPr>
          <w:rFonts w:ascii="Calibri" w:cs="Calibri" w:eastAsia="Calibri" w:hAnsi="Calibri"/>
          <w:color w:val="434343"/>
        </w:rPr>
      </w:pPr>
      <w:r w:rsidDel="00000000" w:rsidR="00000000" w:rsidRPr="00000000">
        <w:rPr>
          <w:rFonts w:ascii="Roboto" w:cs="Roboto" w:eastAsia="Roboto" w:hAnsi="Roboto"/>
          <w:color w:val="444746"/>
          <w:sz w:val="21"/>
          <w:szCs w:val="21"/>
          <w:rtl w:val="0"/>
        </w:rPr>
        <w:t xml:space="preserve">We further believe it is important to the study not to call attention to the news content change or its timing by sending out separate consent. As with all POPROX studies, participants will have a link to withdraw at the bottom of each newsletter, with </w:t>
      </w:r>
      <w:r w:rsidDel="00000000" w:rsidR="00000000" w:rsidRPr="00000000">
        <w:rPr>
          <w:rFonts w:ascii="Calibri" w:cs="Calibri" w:eastAsia="Calibri" w:hAnsi="Calibri"/>
          <w:color w:val="434343"/>
          <w:rtl w:val="0"/>
        </w:rPr>
        <w:t xml:space="preserve">an option to opt out of this experiment (and return to the default newsletter until their next assignment) or to opt out of POPROX entirely.  </w:t>
      </w:r>
      <w:r w:rsidDel="00000000" w:rsidR="00000000" w:rsidRPr="00000000">
        <w:rPr>
          <w:rFonts w:ascii="Calibri" w:cs="Calibri" w:eastAsia="Calibri" w:hAnsi="Calibri"/>
          <w:color w:val="434343"/>
          <w:rtl w:val="0"/>
        </w:rPr>
        <w:t xml:space="preserve">  </w:t>
      </w:r>
    </w:p>
    <w:p w:rsidR="00000000" w:rsidDel="00000000" w:rsidP="00000000" w:rsidRDefault="00000000" w:rsidRPr="00000000" w14:paraId="000001B5">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B6">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For participants who are included in the study, we will collect and analyze their onboarding survey, interaction logs (i.e., image click behavior), and survey responses to examine how personalized images influence news consumption and reader satisfaction, without altering the article content.</w:t>
      </w:r>
    </w:p>
    <w:p w:rsidR="00000000" w:rsidDel="00000000" w:rsidP="00000000" w:rsidRDefault="00000000" w:rsidRPr="00000000" w14:paraId="000001B7">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B8">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For the actual interface and recommendation treatment, we plan to run a between-subjects study with </w:t>
      </w:r>
      <w:r w:rsidDel="00000000" w:rsidR="00000000" w:rsidRPr="00000000">
        <w:rPr>
          <w:rFonts w:ascii="Calibri" w:cs="Calibri" w:eastAsia="Calibri" w:hAnsi="Calibri"/>
          <w:color w:val="434343"/>
          <w:rtl w:val="0"/>
        </w:rPr>
        <w:t xml:space="preserve">three groups:</w:t>
      </w:r>
      <w:r w:rsidDel="00000000" w:rsidR="00000000" w:rsidRPr="00000000">
        <w:rPr>
          <w:rtl w:val="0"/>
        </w:rPr>
      </w:r>
    </w:p>
    <w:p w:rsidR="00000000" w:rsidDel="00000000" w:rsidP="00000000" w:rsidRDefault="00000000" w:rsidRPr="00000000" w14:paraId="000001B9">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BA">
      <w:pPr>
        <w:numPr>
          <w:ilvl w:val="2"/>
          <w:numId w:val="6"/>
        </w:numPr>
        <w:pBdr>
          <w:top w:space="0" w:sz="0" w:val="nil"/>
          <w:left w:space="0" w:sz="0" w:val="nil"/>
          <w:bottom w:space="0" w:sz="0" w:val="nil"/>
          <w:right w:space="0" w:sz="0" w:val="nil"/>
          <w:between w:space="0" w:sz="0" w:val="nil"/>
        </w:pBdr>
        <w:spacing w:after="120" w:lineRule="auto"/>
        <w:ind w:left="1814" w:hanging="547"/>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Control:</w:t>
      </w:r>
      <w:r w:rsidDel="00000000" w:rsidR="00000000" w:rsidRPr="00000000">
        <w:rPr>
          <w:rFonts w:ascii="Calibri" w:cs="Calibri" w:eastAsia="Calibri" w:hAnsi="Calibri"/>
          <w:color w:val="434343"/>
          <w:rtl w:val="0"/>
        </w:rPr>
        <w:t xml:space="preserve"> no change in their recommended newsletters, serves as the baseline.</w:t>
      </w:r>
    </w:p>
    <w:p w:rsidR="00000000" w:rsidDel="00000000" w:rsidP="00000000" w:rsidRDefault="00000000" w:rsidRPr="00000000" w14:paraId="000001BB">
      <w:pPr>
        <w:numPr>
          <w:ilvl w:val="2"/>
          <w:numId w:val="6"/>
        </w:numPr>
        <w:pBdr>
          <w:top w:space="0" w:sz="0" w:val="nil"/>
          <w:left w:space="0" w:sz="0" w:val="nil"/>
          <w:bottom w:space="0" w:sz="0" w:val="nil"/>
          <w:right w:space="0" w:sz="0" w:val="nil"/>
          <w:between w:space="0" w:sz="0" w:val="nil"/>
        </w:pBdr>
        <w:spacing w:after="120" w:lineRule="auto"/>
        <w:ind w:left="1814" w:hanging="547"/>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Personalized Image Group: </w:t>
      </w:r>
      <w:r w:rsidDel="00000000" w:rsidR="00000000" w:rsidRPr="00000000">
        <w:rPr>
          <w:rFonts w:ascii="Calibri" w:cs="Calibri" w:eastAsia="Calibri" w:hAnsi="Calibri"/>
          <w:color w:val="434343"/>
          <w:rtl w:val="0"/>
        </w:rPr>
        <w:t xml:space="preserve">participants will see the same news articles, but with images personalized to their individual preferences. These preferences are inferred from their previous image click behavior.</w:t>
      </w:r>
    </w:p>
    <w:p w:rsidR="00000000" w:rsidDel="00000000" w:rsidP="00000000" w:rsidRDefault="00000000" w:rsidRPr="00000000" w14:paraId="000001BC">
      <w:pPr>
        <w:numPr>
          <w:ilvl w:val="2"/>
          <w:numId w:val="6"/>
        </w:numPr>
        <w:pBdr>
          <w:top w:space="0" w:sz="0" w:val="nil"/>
          <w:left w:space="0" w:sz="0" w:val="nil"/>
          <w:bottom w:space="0" w:sz="0" w:val="nil"/>
          <w:right w:space="0" w:sz="0" w:val="nil"/>
          <w:between w:space="0" w:sz="0" w:val="nil"/>
        </w:pBdr>
        <w:spacing w:after="120" w:lineRule="auto"/>
        <w:ind w:left="1814" w:hanging="547"/>
        <w:rPr>
          <w:rFonts w:ascii="Calibri" w:cs="Calibri" w:eastAsia="Calibri" w:hAnsi="Calibri"/>
          <w:color w:val="434343"/>
          <w:u w:val="none"/>
        </w:rPr>
      </w:pPr>
      <w:r w:rsidDel="00000000" w:rsidR="00000000" w:rsidRPr="00000000">
        <w:rPr>
          <w:rFonts w:ascii="Calibri" w:cs="Calibri" w:eastAsia="Calibri" w:hAnsi="Calibri"/>
          <w:b w:val="1"/>
          <w:color w:val="434343"/>
          <w:rtl w:val="0"/>
        </w:rPr>
        <w:t xml:space="preserve">Mixed Image Group:</w:t>
      </w:r>
      <w:r w:rsidDel="00000000" w:rsidR="00000000" w:rsidRPr="00000000">
        <w:rPr>
          <w:rFonts w:ascii="Calibri" w:cs="Calibri" w:eastAsia="Calibri" w:hAnsi="Calibri"/>
          <w:color w:val="434343"/>
          <w:rtl w:val="0"/>
        </w:rPr>
        <w:t xml:space="preserve"> participants will receive newsletters where half of the articles (randomly determined by odd or even positions) display personalized images, while the remaining half retain the default images. This condition enables a within-group comparison to determine whether users click more frequently on personalized images compared to default images within the same newsletter.</w:t>
      </w:r>
      <w:r w:rsidDel="00000000" w:rsidR="00000000" w:rsidRPr="00000000">
        <w:rPr>
          <w:rtl w:val="0"/>
        </w:rPr>
      </w:r>
    </w:p>
    <w:p w:rsidR="00000000" w:rsidDel="00000000" w:rsidP="00000000" w:rsidRDefault="00000000" w:rsidRPr="00000000" w14:paraId="000001BD">
      <w:pPr>
        <w:ind w:left="990" w:firstLine="0"/>
        <w:rPr>
          <w:rFonts w:ascii="Calibri" w:cs="Calibri" w:eastAsia="Calibri" w:hAnsi="Calibri"/>
          <w:color w:val="ff0000"/>
        </w:rPr>
      </w:pPr>
      <w:r w:rsidDel="00000000" w:rsidR="00000000" w:rsidRPr="00000000">
        <w:rPr>
          <w:rFonts w:ascii="Calibri" w:cs="Calibri" w:eastAsia="Calibri" w:hAnsi="Calibri"/>
          <w:color w:val="434343"/>
          <w:rtl w:val="0"/>
        </w:rPr>
        <w:t xml:space="preserve">To evaluate the impact of personalized images on news engagement, we will collect data at three stages: pre-experiment, during the experiment, and post-experiment. Further details on data collection and analysis can be found in Section 5.2.</w:t>
      </w:r>
      <w:r w:rsidDel="00000000" w:rsidR="00000000" w:rsidRPr="00000000">
        <w:rPr>
          <w:rFonts w:ascii="Calibri" w:cs="Calibri" w:eastAsia="Calibri" w:hAnsi="Calibri"/>
          <w:color w:val="434343"/>
          <w:rtl w:val="0"/>
        </w:rPr>
        <w:br w:type="textWrapping"/>
      </w:r>
      <w:r w:rsidDel="00000000" w:rsidR="00000000" w:rsidRPr="00000000">
        <w:rPr>
          <w:rtl w:val="0"/>
        </w:rPr>
      </w:r>
    </w:p>
    <w:p w:rsidR="00000000" w:rsidDel="00000000" w:rsidP="00000000" w:rsidRDefault="00000000" w:rsidRPr="00000000" w14:paraId="000001BE">
      <w:pPr>
        <w:ind w:left="990" w:firstLine="0"/>
        <w:rPr/>
      </w:pPr>
      <w:r w:rsidDel="00000000" w:rsidR="00000000" w:rsidRPr="00000000">
        <w:rPr>
          <w:rtl w:val="0"/>
        </w:rPr>
      </w:r>
    </w:p>
    <w:p w:rsidR="00000000" w:rsidDel="00000000" w:rsidP="00000000" w:rsidRDefault="00000000" w:rsidRPr="00000000" w14:paraId="000001BF">
      <w:pPr>
        <w:pStyle w:val="Heading2"/>
        <w:numPr>
          <w:ilvl w:val="1"/>
          <w:numId w:val="4"/>
        </w:numPr>
        <w:ind w:left="990" w:hanging="576"/>
        <w:rPr>
          <w:rFonts w:ascii="Calibri" w:cs="Calibri" w:eastAsia="Calibri" w:hAnsi="Calibri"/>
          <w:b w:val="1"/>
          <w:color w:val="000000"/>
          <w:sz w:val="24"/>
          <w:szCs w:val="24"/>
        </w:rPr>
      </w:pPr>
      <w:bookmarkStart w:colFirst="0" w:colLast="0" w:name="_heading=h.z337ya" w:id="18"/>
      <w:bookmarkEnd w:id="18"/>
      <w:r w:rsidDel="00000000" w:rsidR="00000000" w:rsidRPr="00000000">
        <w:rPr>
          <w:rFonts w:ascii="Calibri" w:cs="Calibri" w:eastAsia="Calibri" w:hAnsi="Calibri"/>
          <w:b w:val="1"/>
          <w:color w:val="000000"/>
          <w:sz w:val="24"/>
          <w:szCs w:val="24"/>
          <w:rtl w:val="0"/>
        </w:rPr>
        <w:t xml:space="preserve">Study Procedures:</w:t>
      </w:r>
    </w:p>
    <w:p w:rsidR="00000000" w:rsidDel="00000000" w:rsidP="00000000" w:rsidRDefault="00000000" w:rsidRPr="00000000" w14:paraId="000001C0">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C1">
      <w:pPr>
        <w:ind w:left="990" w:firstLine="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Data and/or Specimen Collection Method</w:t>
      </w:r>
      <w:r w:rsidDel="00000000" w:rsidR="00000000" w:rsidRPr="00000000">
        <w:rPr>
          <w:rtl w:val="0"/>
        </w:rPr>
      </w:r>
    </w:p>
    <w:p w:rsidR="00000000" w:rsidDel="00000000" w:rsidP="00000000" w:rsidRDefault="00000000" w:rsidRPr="00000000" w14:paraId="000001C2">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We will be collecting and analyzing two types of data during the experiment period: 1) User interaction log with the daily newsletter; 2) survey responses.</w:t>
      </w:r>
    </w:p>
    <w:p w:rsidR="00000000" w:rsidDel="00000000" w:rsidP="00000000" w:rsidRDefault="00000000" w:rsidRPr="00000000" w14:paraId="000001C3">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C4">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User interaction logs contain users’ impressions and click behavior on daily newsletters. This data will help us infer image preferences and evaluate engagement with personalized vs. non-personalized visual content. Survey responses are the built-in periodic satisfaction survey that is provided by </w:t>
      </w:r>
      <w:r w:rsidDel="00000000" w:rsidR="00000000" w:rsidRPr="00000000">
        <w:rPr>
          <w:rFonts w:ascii="Calibri" w:cs="Calibri" w:eastAsia="Calibri" w:hAnsi="Calibri"/>
          <w:color w:val="434343"/>
          <w:rtl w:val="0"/>
        </w:rPr>
        <w:t xml:space="preserve">the </w:t>
      </w:r>
      <w:r w:rsidDel="00000000" w:rsidR="00000000" w:rsidRPr="00000000">
        <w:rPr>
          <w:rFonts w:ascii="Calibri" w:cs="Calibri" w:eastAsia="Calibri" w:hAnsi="Calibri"/>
          <w:color w:val="434343"/>
          <w:rtl w:val="0"/>
        </w:rPr>
        <w:t xml:space="preserve">POPROX platform  (refer to the attached POPROX Survey Instruments “Survey 4: Baseline Survey).</w:t>
      </w:r>
      <w:r w:rsidDel="00000000" w:rsidR="00000000" w:rsidRPr="00000000">
        <w:rPr>
          <w:rtl w:val="0"/>
        </w:rPr>
      </w:r>
    </w:p>
    <w:p w:rsidR="00000000" w:rsidDel="00000000" w:rsidP="00000000" w:rsidRDefault="00000000" w:rsidRPr="00000000" w14:paraId="000001C5">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For research and reproducibility purposes, all experimental data will be available for dissemination with the study protocol and part of the POPROX platform. Check the attached POPROX IRB for more detailed information.</w:t>
      </w:r>
    </w:p>
    <w:p w:rsidR="00000000" w:rsidDel="00000000" w:rsidP="00000000" w:rsidRDefault="00000000" w:rsidRPr="00000000" w14:paraId="000001C6">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C7">
      <w:pPr>
        <w:ind w:left="990" w:firstLine="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Identifiability of Data or Specimens</w:t>
      </w:r>
      <w:r w:rsidDel="00000000" w:rsidR="00000000" w:rsidRPr="00000000">
        <w:rPr>
          <w:rtl w:val="0"/>
        </w:rPr>
      </w:r>
    </w:p>
    <w:p w:rsidR="00000000" w:rsidDel="00000000" w:rsidP="00000000" w:rsidRDefault="00000000" w:rsidRPr="00000000" w14:paraId="000001C8">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Every participant will be assigned a unique ID </w:t>
      </w:r>
      <w:r w:rsidDel="00000000" w:rsidR="00000000" w:rsidRPr="00000000">
        <w:rPr>
          <w:rFonts w:ascii="Calibri" w:cs="Calibri" w:eastAsia="Calibri" w:hAnsi="Calibri"/>
          <w:color w:val="434343"/>
          <w:rtl w:val="0"/>
        </w:rPr>
        <w:t xml:space="preserve">for</w:t>
      </w:r>
      <w:r w:rsidDel="00000000" w:rsidR="00000000" w:rsidRPr="00000000">
        <w:rPr>
          <w:rFonts w:ascii="Calibri" w:cs="Calibri" w:eastAsia="Calibri" w:hAnsi="Calibri"/>
          <w:color w:val="434343"/>
          <w:rtl w:val="0"/>
        </w:rPr>
        <w:t xml:space="preserve"> this experiment. The data will be de-identified and cannot be directly or indirectly linked to individuals. We will not be able to access their identifying information.</w:t>
      </w:r>
    </w:p>
    <w:p w:rsidR="00000000" w:rsidDel="00000000" w:rsidP="00000000" w:rsidRDefault="00000000" w:rsidRPr="00000000" w14:paraId="000001C9">
      <w:pPr>
        <w:ind w:left="99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1CA">
      <w:pPr>
        <w:ind w:left="990" w:firstLine="0"/>
        <w:rPr>
          <w:rFonts w:ascii="Calibri" w:cs="Calibri" w:eastAsia="Calibri" w:hAnsi="Calibri"/>
          <w:color w:val="434343"/>
        </w:rPr>
      </w:pPr>
      <w:r w:rsidDel="00000000" w:rsidR="00000000" w:rsidRPr="00000000">
        <w:rPr>
          <w:rFonts w:ascii="Calibri" w:cs="Calibri" w:eastAsia="Calibri" w:hAnsi="Calibri"/>
          <w:b w:val="1"/>
          <w:color w:val="434343"/>
          <w:rtl w:val="0"/>
        </w:rPr>
        <w:t xml:space="preserve">Safety Monitoring</w:t>
      </w:r>
      <w:r w:rsidDel="00000000" w:rsidR="00000000" w:rsidRPr="00000000">
        <w:rPr>
          <w:rtl w:val="0"/>
        </w:rPr>
      </w:r>
    </w:p>
    <w:p w:rsidR="00000000" w:rsidDel="00000000" w:rsidP="00000000" w:rsidRDefault="00000000" w:rsidRPr="00000000" w14:paraId="000001CB">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All news articles and images used in this study are provided by the Associated Press (AP), a trusted news organization. Most articles come with multiple images. Our system selects one of these existing images to show users, based on their previous image click behavior. We do not generate or modify any content. Since all images are pre-approved by AP, the risk of inappropriate or misleading visuals is very low. The research team will monitor the image selections to ensure they are appropriate for the article content, and any flagged issues will be reviewed and addressed as needed.</w:t>
      </w:r>
    </w:p>
    <w:p w:rsidR="00000000" w:rsidDel="00000000" w:rsidP="00000000" w:rsidRDefault="00000000" w:rsidRPr="00000000" w14:paraId="000001CC">
      <w:pPr>
        <w:pStyle w:val="Heading2"/>
        <w:numPr>
          <w:ilvl w:val="1"/>
          <w:numId w:val="4"/>
        </w:numPr>
        <w:pBdr>
          <w:top w:space="0" w:sz="0" w:val="nil"/>
          <w:left w:space="0" w:sz="0" w:val="nil"/>
          <w:bottom w:space="0" w:sz="0" w:val="nil"/>
          <w:right w:space="0" w:sz="0" w:val="nil"/>
          <w:between w:space="0" w:sz="0" w:val="nil"/>
        </w:pBdr>
        <w:spacing w:after="120" w:before="120" w:lineRule="auto"/>
        <w:ind w:left="990" w:hanging="576"/>
        <w:rPr>
          <w:rFonts w:ascii="Calibri" w:cs="Calibri" w:eastAsia="Calibri" w:hAnsi="Calibri"/>
        </w:rPr>
      </w:pPr>
      <w:bookmarkStart w:colFirst="0" w:colLast="0" w:name="_heading=h.3j2qqm3" w:id="19"/>
      <w:bookmarkEnd w:id="19"/>
      <w:r w:rsidDel="00000000" w:rsidR="00000000" w:rsidRPr="00000000">
        <w:rPr>
          <w:rFonts w:ascii="Calibri" w:cs="Calibri" w:eastAsia="Calibri" w:hAnsi="Calibri"/>
          <w:b w:val="1"/>
          <w:color w:val="000000"/>
          <w:sz w:val="24"/>
          <w:szCs w:val="24"/>
          <w:rtl w:val="0"/>
        </w:rPr>
        <w:t xml:space="preserve">Study Duration:</w:t>
      </w:r>
      <w:r w:rsidDel="00000000" w:rsidR="00000000" w:rsidRPr="00000000">
        <w:rPr>
          <w:rtl w:val="0"/>
        </w:rPr>
      </w:r>
    </w:p>
    <w:p w:rsidR="00000000" w:rsidDel="00000000" w:rsidP="00000000" w:rsidRDefault="00000000" w:rsidRPr="00000000" w14:paraId="000001CD">
      <w:pPr>
        <w:numPr>
          <w:ilvl w:val="2"/>
          <w:numId w:val="6"/>
        </w:numPr>
        <w:pBdr>
          <w:top w:space="0" w:sz="0" w:val="nil"/>
          <w:left w:space="0" w:sz="0" w:val="nil"/>
          <w:bottom w:space="0" w:sz="0" w:val="nil"/>
          <w:right w:space="0" w:sz="0" w:val="nil"/>
          <w:between w:space="0" w:sz="0" w:val="nil"/>
        </w:pBdr>
        <w:ind w:left="1901" w:hanging="634"/>
        <w:rPr>
          <w:rFonts w:ascii="Calibri" w:cs="Calibri" w:eastAsia="Calibri" w:hAnsi="Calibri"/>
          <w:color w:val="434343"/>
        </w:rPr>
      </w:pPr>
      <w:r w:rsidDel="00000000" w:rsidR="00000000" w:rsidRPr="00000000">
        <w:rPr>
          <w:rFonts w:ascii="Calibri" w:cs="Calibri" w:eastAsia="Calibri" w:hAnsi="Calibri"/>
          <w:color w:val="434343"/>
          <w:rtl w:val="0"/>
        </w:rPr>
        <w:t xml:space="preserve">The study consists of </w:t>
      </w:r>
      <w:r w:rsidDel="00000000" w:rsidR="00000000" w:rsidRPr="00000000">
        <w:rPr>
          <w:rFonts w:ascii="Calibri" w:cs="Calibri" w:eastAsia="Calibri" w:hAnsi="Calibri"/>
          <w:color w:val="434343"/>
          <w:rtl w:val="0"/>
        </w:rPr>
        <w:t xml:space="preserve">an experimental period lasting up to 5 weeks, followed by a post-experiment phase in which we will analyze user interaction data for up to 3 months to assess potential lasting effects of image </w:t>
      </w:r>
      <w:r w:rsidDel="00000000" w:rsidR="00000000" w:rsidRPr="00000000">
        <w:rPr>
          <w:rFonts w:ascii="Calibri" w:cs="Calibri" w:eastAsia="Calibri" w:hAnsi="Calibri"/>
          <w:color w:val="434343"/>
          <w:rtl w:val="0"/>
        </w:rPr>
        <w:t xml:space="preserve">personalization on engagement behavior.</w:t>
      </w:r>
      <w:r w:rsidDel="00000000" w:rsidR="00000000" w:rsidRPr="00000000">
        <w:rPr>
          <w:rtl w:val="0"/>
        </w:rPr>
      </w:r>
    </w:p>
    <w:p w:rsidR="00000000" w:rsidDel="00000000" w:rsidP="00000000" w:rsidRDefault="00000000" w:rsidRPr="00000000" w14:paraId="000001CE">
      <w:pPr>
        <w:numPr>
          <w:ilvl w:val="2"/>
          <w:numId w:val="6"/>
        </w:numPr>
        <w:pBdr>
          <w:top w:space="0" w:sz="0" w:val="nil"/>
          <w:left w:space="0" w:sz="0" w:val="nil"/>
          <w:bottom w:space="0" w:sz="0" w:val="nil"/>
          <w:right w:space="0" w:sz="0" w:val="nil"/>
          <w:between w:space="0" w:sz="0" w:val="nil"/>
        </w:pBdr>
        <w:ind w:left="1901" w:hanging="634"/>
        <w:rPr>
          <w:rFonts w:ascii="Calibri" w:cs="Calibri" w:eastAsia="Calibri" w:hAnsi="Calibri"/>
          <w:color w:val="434343"/>
        </w:rPr>
      </w:pPr>
      <w:r w:rsidDel="00000000" w:rsidR="00000000" w:rsidRPr="00000000">
        <w:rPr>
          <w:rFonts w:ascii="Calibri" w:cs="Calibri" w:eastAsia="Calibri" w:hAnsi="Calibri"/>
          <w:color w:val="434343"/>
          <w:rtl w:val="0"/>
        </w:rPr>
        <w:t xml:space="preserve">Available participants are already enrolled on the POPROX platform, so no formal recruitment is required.</w:t>
      </w:r>
    </w:p>
    <w:p w:rsidR="00000000" w:rsidDel="00000000" w:rsidP="00000000" w:rsidRDefault="00000000" w:rsidRPr="00000000" w14:paraId="000001CF">
      <w:pPr>
        <w:pStyle w:val="Heading2"/>
        <w:numPr>
          <w:ilvl w:val="1"/>
          <w:numId w:val="4"/>
        </w:numPr>
        <w:ind w:left="990" w:hanging="576"/>
        <w:rPr>
          <w:rFonts w:ascii="Calibri" w:cs="Calibri" w:eastAsia="Calibri" w:hAnsi="Calibri"/>
          <w:b w:val="1"/>
          <w:color w:val="000000"/>
          <w:sz w:val="24"/>
          <w:szCs w:val="24"/>
        </w:rPr>
      </w:pPr>
      <w:bookmarkStart w:colFirst="0" w:colLast="0" w:name="_heading=h.1y810tw" w:id="20"/>
      <w:bookmarkEnd w:id="20"/>
      <w:r w:rsidDel="00000000" w:rsidR="00000000" w:rsidRPr="00000000">
        <w:rPr>
          <w:rFonts w:ascii="Calibri" w:cs="Calibri" w:eastAsia="Calibri" w:hAnsi="Calibri"/>
          <w:b w:val="1"/>
          <w:color w:val="000000"/>
          <w:sz w:val="24"/>
          <w:szCs w:val="24"/>
          <w:rtl w:val="0"/>
        </w:rPr>
        <w:t xml:space="preserve">Follow-Up:</w:t>
      </w:r>
    </w:p>
    <w:p w:rsidR="00000000" w:rsidDel="00000000" w:rsidP="00000000" w:rsidRDefault="00000000" w:rsidRPr="00000000" w14:paraId="000001D0">
      <w:pPr>
        <w:ind w:left="1080" w:firstLine="0"/>
        <w:rPr>
          <w:rFonts w:ascii="Calibri" w:cs="Calibri" w:eastAsia="Calibri" w:hAnsi="Calibri"/>
        </w:rPr>
      </w:pPr>
      <w:r w:rsidDel="00000000" w:rsidR="00000000" w:rsidRPr="00000000">
        <w:rPr>
          <w:rFonts w:ascii="Calibri" w:cs="Calibri" w:eastAsia="Calibri" w:hAnsi="Calibri"/>
          <w:color w:val="434343"/>
          <w:rtl w:val="0"/>
        </w:rPr>
        <w:t xml:space="preserve">Participant logs will be observed on the POPROX platform using POPROX’s baseline recommendation newsletter for a post-experiment observation window of up to 3 months.</w:t>
      </w:r>
      <w:r w:rsidDel="00000000" w:rsidR="00000000" w:rsidRPr="00000000">
        <w:rPr>
          <w:rtl w:val="0"/>
        </w:rPr>
      </w:r>
    </w:p>
    <w:p w:rsidR="00000000" w:rsidDel="00000000" w:rsidP="00000000" w:rsidRDefault="00000000" w:rsidRPr="00000000" w14:paraId="000001D1">
      <w:pPr>
        <w:pStyle w:val="Heading1"/>
        <w:numPr>
          <w:ilvl w:val="0"/>
          <w:numId w:val="4"/>
        </w:numPr>
        <w:ind w:left="432" w:hanging="432"/>
        <w:rPr>
          <w:rFonts w:ascii="Calibri" w:cs="Calibri" w:eastAsia="Calibri" w:hAnsi="Calibri"/>
          <w:b w:val="1"/>
          <w:color w:val="000000"/>
          <w:sz w:val="24"/>
          <w:szCs w:val="24"/>
        </w:rPr>
      </w:pPr>
      <w:bookmarkStart w:colFirst="0" w:colLast="0" w:name="_heading=h.4i7ojhp" w:id="21"/>
      <w:bookmarkEnd w:id="21"/>
      <w:r w:rsidDel="00000000" w:rsidR="00000000" w:rsidRPr="00000000">
        <w:rPr>
          <w:rFonts w:ascii="Calibri" w:cs="Calibri" w:eastAsia="Calibri" w:hAnsi="Calibri"/>
          <w:b w:val="1"/>
          <w:color w:val="000000"/>
          <w:sz w:val="24"/>
          <w:szCs w:val="24"/>
          <w:rtl w:val="0"/>
        </w:rPr>
        <w:t xml:space="preserve">Sharing of Results with Participants</w:t>
      </w:r>
    </w:p>
    <w:p w:rsidR="00000000" w:rsidDel="00000000" w:rsidP="00000000" w:rsidRDefault="00000000" w:rsidRPr="00000000" w14:paraId="000001D2">
      <w:pPr>
        <w:pStyle w:val="Heading2"/>
        <w:numPr>
          <w:ilvl w:val="1"/>
          <w:numId w:val="4"/>
        </w:numPr>
        <w:ind w:left="990" w:hanging="576"/>
        <w:rPr>
          <w:rFonts w:ascii="Calibri" w:cs="Calibri" w:eastAsia="Calibri" w:hAnsi="Calibri"/>
          <w:b w:val="1"/>
          <w:color w:val="000000"/>
          <w:sz w:val="24"/>
          <w:szCs w:val="24"/>
        </w:rPr>
      </w:pPr>
      <w:bookmarkStart w:colFirst="0" w:colLast="0" w:name="_heading=h.2xcytpi" w:id="22"/>
      <w:bookmarkEnd w:id="22"/>
      <w:r w:rsidDel="00000000" w:rsidR="00000000" w:rsidRPr="00000000">
        <w:rPr>
          <w:rFonts w:ascii="Calibri" w:cs="Calibri" w:eastAsia="Calibri" w:hAnsi="Calibri"/>
          <w:b w:val="1"/>
          <w:color w:val="000000"/>
          <w:sz w:val="24"/>
          <w:szCs w:val="24"/>
          <w:rtl w:val="0"/>
        </w:rPr>
        <w:t xml:space="preserve">Sharing Results:</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before="120" w:lineRule="auto"/>
        <w:ind w:left="990" w:firstLine="0"/>
        <w:rPr>
          <w:rFonts w:ascii="Calibri" w:cs="Calibri" w:eastAsia="Calibri" w:hAnsi="Calibri"/>
          <w:color w:val="434343"/>
        </w:rPr>
      </w:pPr>
      <w:bookmarkStart w:colFirst="0" w:colLast="0" w:name="_heading=h.1ci93xb" w:id="23"/>
      <w:bookmarkEnd w:id="23"/>
      <w:r w:rsidDel="00000000" w:rsidR="00000000" w:rsidRPr="00000000">
        <w:rPr>
          <w:rFonts w:ascii="Calibri" w:cs="Calibri" w:eastAsia="Calibri" w:hAnsi="Calibri"/>
          <w:color w:val="434343"/>
          <w:rtl w:val="0"/>
        </w:rPr>
        <w:t xml:space="preserve">For research and reproducibility purposes, experiment data will be available for dissemination with the study protocol and part of the POPROX platform (see the attached POPROX master protocol approved by Advarra). That data includes: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before="120" w:lineRule="auto"/>
        <w:ind w:left="990" w:firstLine="0"/>
        <w:rPr>
          <w:rFonts w:ascii="Calibri" w:cs="Calibri" w:eastAsia="Calibri" w:hAnsi="Calibri"/>
          <w:color w:val="434343"/>
        </w:rPr>
      </w:pPr>
      <w:bookmarkStart w:colFirst="0" w:colLast="0" w:name="_heading=h.wr4z83fri01f" w:id="24"/>
      <w:bookmarkEnd w:id="24"/>
      <w:r w:rsidDel="00000000" w:rsidR="00000000" w:rsidRPr="00000000">
        <w:rPr>
          <w:rFonts w:ascii="Calibri" w:cs="Calibri" w:eastAsia="Calibri" w:hAnsi="Calibri"/>
          <w:color w:val="434343"/>
          <w:rtl w:val="0"/>
        </w:rPr>
        <w:t xml:space="preserve">- de-identified datasets containing user-item interactions, news metadata, and user preference and/or geo-location information.</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before="120" w:lineRule="auto"/>
        <w:ind w:left="990" w:firstLine="0"/>
        <w:rPr>
          <w:rFonts w:ascii="Calibri" w:cs="Calibri" w:eastAsia="Calibri" w:hAnsi="Calibri"/>
          <w:color w:val="434343"/>
        </w:rPr>
      </w:pPr>
      <w:bookmarkStart w:colFirst="0" w:colLast="0" w:name="_heading=h.tifs42lolti" w:id="25"/>
      <w:bookmarkEnd w:id="25"/>
      <w:r w:rsidDel="00000000" w:rsidR="00000000" w:rsidRPr="00000000">
        <w:rPr>
          <w:rFonts w:ascii="Calibri" w:cs="Calibri" w:eastAsia="Calibri" w:hAnsi="Calibri"/>
          <w:color w:val="434343"/>
          <w:rtl w:val="0"/>
        </w:rPr>
        <w:t xml:space="preserve">- data needed to replicate certain experiments, including all de-identified experimental data and their original proposal manifest.</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before="120" w:lineRule="auto"/>
        <w:ind w:left="990" w:firstLine="0"/>
        <w:rPr>
          <w:rFonts w:ascii="Calibri" w:cs="Calibri" w:eastAsia="Calibri" w:hAnsi="Calibri"/>
          <w:color w:val="ff0000"/>
        </w:rPr>
      </w:pPr>
      <w:bookmarkStart w:colFirst="0" w:colLast="0" w:name="_heading=h.unbeexstpqf2" w:id="26"/>
      <w:bookmarkEnd w:id="26"/>
      <w:r w:rsidDel="00000000" w:rsidR="00000000" w:rsidRPr="00000000">
        <w:rPr>
          <w:rtl w:val="0"/>
        </w:rPr>
      </w:r>
    </w:p>
    <w:p w:rsidR="00000000" w:rsidDel="00000000" w:rsidP="00000000" w:rsidRDefault="00000000" w:rsidRPr="00000000" w14:paraId="000001D7">
      <w:pPr>
        <w:pStyle w:val="Heading1"/>
        <w:numPr>
          <w:ilvl w:val="0"/>
          <w:numId w:val="4"/>
        </w:numPr>
        <w:ind w:left="432" w:hanging="432"/>
        <w:rPr>
          <w:rFonts w:ascii="Calibri" w:cs="Calibri" w:eastAsia="Calibri" w:hAnsi="Calibri"/>
          <w:b w:val="1"/>
          <w:color w:val="000000"/>
          <w:sz w:val="24"/>
          <w:szCs w:val="24"/>
        </w:rPr>
      </w:pPr>
      <w:bookmarkStart w:colFirst="0" w:colLast="0" w:name="_heading=h.2bn6wsx" w:id="27"/>
      <w:bookmarkEnd w:id="27"/>
      <w:r w:rsidDel="00000000" w:rsidR="00000000" w:rsidRPr="00000000">
        <w:rPr>
          <w:rFonts w:ascii="Calibri" w:cs="Calibri" w:eastAsia="Calibri" w:hAnsi="Calibri"/>
          <w:b w:val="1"/>
          <w:color w:val="000000"/>
          <w:sz w:val="24"/>
          <w:szCs w:val="24"/>
          <w:rtl w:val="0"/>
        </w:rPr>
        <w:t xml:space="preserve">Study Population</w:t>
      </w:r>
    </w:p>
    <w:p w:rsidR="00000000" w:rsidDel="00000000" w:rsidP="00000000" w:rsidRDefault="00000000" w:rsidRPr="00000000" w14:paraId="000001D8">
      <w:pPr>
        <w:pStyle w:val="Heading2"/>
        <w:numPr>
          <w:ilvl w:val="1"/>
          <w:numId w:val="4"/>
        </w:numPr>
        <w:ind w:left="990" w:hanging="576"/>
        <w:rPr>
          <w:rFonts w:ascii="Calibri" w:cs="Calibri" w:eastAsia="Calibri" w:hAnsi="Calibri"/>
          <w:b w:val="1"/>
          <w:color w:val="000000"/>
          <w:sz w:val="24"/>
          <w:szCs w:val="24"/>
        </w:rPr>
      </w:pPr>
      <w:bookmarkStart w:colFirst="0" w:colLast="0" w:name="_heading=h.qsh70q" w:id="28"/>
      <w:bookmarkEnd w:id="28"/>
      <w:r w:rsidDel="00000000" w:rsidR="00000000" w:rsidRPr="00000000">
        <w:rPr>
          <w:rFonts w:ascii="Calibri" w:cs="Calibri" w:eastAsia="Calibri" w:hAnsi="Calibri"/>
          <w:b w:val="1"/>
          <w:color w:val="000000"/>
          <w:sz w:val="24"/>
          <w:szCs w:val="24"/>
          <w:rtl w:val="0"/>
        </w:rPr>
        <w:t xml:space="preserve">Inclusion Criteria:</w:t>
      </w:r>
    </w:p>
    <w:p w:rsidR="00000000" w:rsidDel="00000000" w:rsidP="00000000" w:rsidRDefault="00000000" w:rsidRPr="00000000" w14:paraId="000001D9">
      <w:pPr>
        <w:ind w:left="990" w:firstLine="0"/>
        <w:rPr>
          <w:rFonts w:ascii="Calibri" w:cs="Calibri" w:eastAsia="Calibri" w:hAnsi="Calibri"/>
        </w:rPr>
      </w:pPr>
      <w:r w:rsidDel="00000000" w:rsidR="00000000" w:rsidRPr="00000000">
        <w:rPr>
          <w:rFonts w:ascii="Calibri" w:cs="Calibri" w:eastAsia="Calibri" w:hAnsi="Calibri"/>
          <w:rtl w:val="0"/>
        </w:rPr>
        <w:t xml:space="preserve">We will only include participants with the age of majority or older, e.g, 18 in most of the US, 21 in Mississippi or Puerto Rico, 19 in Alabama or Nebraska. The participants we recruit will be based in the United States.</w:t>
      </w:r>
    </w:p>
    <w:p w:rsidR="00000000" w:rsidDel="00000000" w:rsidP="00000000" w:rsidRDefault="00000000" w:rsidRPr="00000000" w14:paraId="000001DA">
      <w:pPr>
        <w:pStyle w:val="Heading2"/>
        <w:numPr>
          <w:ilvl w:val="1"/>
          <w:numId w:val="4"/>
        </w:numPr>
        <w:ind w:left="990" w:hanging="576"/>
        <w:rPr>
          <w:rFonts w:ascii="Calibri" w:cs="Calibri" w:eastAsia="Calibri" w:hAnsi="Calibri"/>
          <w:b w:val="1"/>
          <w:color w:val="000000"/>
          <w:sz w:val="24"/>
          <w:szCs w:val="24"/>
        </w:rPr>
      </w:pPr>
      <w:bookmarkStart w:colFirst="0" w:colLast="0" w:name="_heading=h.3as4poj" w:id="29"/>
      <w:bookmarkEnd w:id="29"/>
      <w:r w:rsidDel="00000000" w:rsidR="00000000" w:rsidRPr="00000000">
        <w:rPr>
          <w:rFonts w:ascii="Calibri" w:cs="Calibri" w:eastAsia="Calibri" w:hAnsi="Calibri"/>
          <w:b w:val="1"/>
          <w:color w:val="000000"/>
          <w:sz w:val="24"/>
          <w:szCs w:val="24"/>
          <w:rtl w:val="0"/>
        </w:rPr>
        <w:t xml:space="preserve">Exclusion Criteria:</w:t>
      </w:r>
    </w:p>
    <w:p w:rsidR="00000000" w:rsidDel="00000000" w:rsidP="00000000" w:rsidRDefault="00000000" w:rsidRPr="00000000" w14:paraId="000001DB">
      <w:pPr>
        <w:ind w:left="990" w:firstLine="0"/>
        <w:rPr/>
      </w:pPr>
      <w:r w:rsidDel="00000000" w:rsidR="00000000" w:rsidRPr="00000000">
        <w:rPr>
          <w:rFonts w:ascii="Calibri" w:cs="Calibri" w:eastAsia="Calibri" w:hAnsi="Calibri"/>
          <w:rtl w:val="0"/>
        </w:rPr>
        <w:t xml:space="preserve">Employees and students of the researchers, and the researchers themselves, are excluded from participation. They may establish accounts to perform quality control, but will not be enrolled in any study.</w:t>
      </w:r>
      <w:r w:rsidDel="00000000" w:rsidR="00000000" w:rsidRPr="00000000">
        <w:rPr>
          <w:rtl w:val="0"/>
        </w:rPr>
      </w:r>
    </w:p>
    <w:p w:rsidR="00000000" w:rsidDel="00000000" w:rsidP="00000000" w:rsidRDefault="00000000" w:rsidRPr="00000000" w14:paraId="000001DC">
      <w:pPr>
        <w:pStyle w:val="Heading2"/>
        <w:numPr>
          <w:ilvl w:val="1"/>
          <w:numId w:val="4"/>
        </w:numPr>
        <w:ind w:left="990" w:hanging="576"/>
        <w:rPr>
          <w:rFonts w:ascii="Calibri" w:cs="Calibri" w:eastAsia="Calibri" w:hAnsi="Calibri"/>
          <w:b w:val="1"/>
          <w:color w:val="000000"/>
          <w:sz w:val="24"/>
          <w:szCs w:val="24"/>
        </w:rPr>
      </w:pPr>
      <w:bookmarkStart w:colFirst="0" w:colLast="0" w:name="_heading=h.1pxezwc" w:id="30"/>
      <w:bookmarkEnd w:id="30"/>
      <w:r w:rsidDel="00000000" w:rsidR="00000000" w:rsidRPr="00000000">
        <w:rPr>
          <w:rFonts w:ascii="Calibri" w:cs="Calibri" w:eastAsia="Calibri" w:hAnsi="Calibri"/>
          <w:b w:val="1"/>
          <w:color w:val="000000"/>
          <w:sz w:val="24"/>
          <w:szCs w:val="24"/>
          <w:rtl w:val="0"/>
        </w:rPr>
        <w:t xml:space="preserve">Screening:</w:t>
      </w:r>
    </w:p>
    <w:p w:rsidR="00000000" w:rsidDel="00000000" w:rsidP="00000000" w:rsidRDefault="00000000" w:rsidRPr="00000000" w14:paraId="000001DD">
      <w:pPr>
        <w:ind w:left="990" w:firstLine="0"/>
        <w:rPr/>
      </w:pPr>
      <w:r w:rsidDel="00000000" w:rsidR="00000000" w:rsidRPr="00000000">
        <w:rPr>
          <w:rFonts w:ascii="Calibri" w:cs="Calibri" w:eastAsia="Calibri" w:hAnsi="Calibri"/>
          <w:rtl w:val="0"/>
        </w:rPr>
        <w:t xml:space="preserve">All participants enrolled in the study will already be screened by the POPROX platform (see the attached POPROX master protocol approved by Advarra). No further screening will be done.</w:t>
      </w:r>
      <w:r w:rsidDel="00000000" w:rsidR="00000000" w:rsidRPr="00000000">
        <w:rPr>
          <w:rtl w:val="0"/>
        </w:rPr>
      </w:r>
    </w:p>
    <w:p w:rsidR="00000000" w:rsidDel="00000000" w:rsidP="00000000" w:rsidRDefault="00000000" w:rsidRPr="00000000" w14:paraId="000001DE">
      <w:pPr>
        <w:pStyle w:val="Heading1"/>
        <w:numPr>
          <w:ilvl w:val="0"/>
          <w:numId w:val="4"/>
        </w:numPr>
        <w:ind w:left="432" w:hanging="432"/>
        <w:rPr>
          <w:rFonts w:ascii="Calibri" w:cs="Calibri" w:eastAsia="Calibri" w:hAnsi="Calibri"/>
          <w:b w:val="1"/>
          <w:color w:val="000000"/>
          <w:sz w:val="24"/>
          <w:szCs w:val="24"/>
        </w:rPr>
      </w:pPr>
      <w:bookmarkStart w:colFirst="0" w:colLast="0" w:name="_heading=h.49x2ik5" w:id="31"/>
      <w:bookmarkEnd w:id="31"/>
      <w:r w:rsidDel="00000000" w:rsidR="00000000" w:rsidRPr="00000000">
        <w:rPr>
          <w:rFonts w:ascii="Calibri" w:cs="Calibri" w:eastAsia="Calibri" w:hAnsi="Calibri"/>
          <w:b w:val="1"/>
          <w:color w:val="000000"/>
          <w:sz w:val="24"/>
          <w:szCs w:val="24"/>
          <w:rtl w:val="0"/>
        </w:rPr>
        <w:t xml:space="preserve">Vulnerable Populations</w:t>
      </w:r>
    </w:p>
    <w:p w:rsidR="00000000" w:rsidDel="00000000" w:rsidP="00000000" w:rsidRDefault="00000000" w:rsidRPr="00000000" w14:paraId="000001DF">
      <w:pPr>
        <w:pStyle w:val="Heading2"/>
        <w:numPr>
          <w:ilvl w:val="1"/>
          <w:numId w:val="4"/>
        </w:numPr>
        <w:ind w:left="990" w:hanging="576"/>
        <w:rPr>
          <w:rFonts w:ascii="Calibri" w:cs="Calibri" w:eastAsia="Calibri" w:hAnsi="Calibri"/>
          <w:b w:val="1"/>
          <w:color w:val="000000"/>
          <w:sz w:val="24"/>
          <w:szCs w:val="24"/>
        </w:rPr>
      </w:pPr>
      <w:bookmarkStart w:colFirst="0" w:colLast="0" w:name="_heading=h.2p2csry" w:id="32"/>
      <w:bookmarkEnd w:id="32"/>
      <w:r w:rsidDel="00000000" w:rsidR="00000000" w:rsidRPr="00000000">
        <w:rPr>
          <w:rFonts w:ascii="Calibri" w:cs="Calibri" w:eastAsia="Calibri" w:hAnsi="Calibri"/>
          <w:b w:val="1"/>
          <w:color w:val="000000"/>
          <w:sz w:val="24"/>
          <w:szCs w:val="24"/>
          <w:rtl w:val="0"/>
        </w:rPr>
        <w:t xml:space="preserve">Vulnerable Populations:</w:t>
      </w:r>
    </w:p>
    <w:p w:rsidR="00000000" w:rsidDel="00000000" w:rsidP="00000000" w:rsidRDefault="00000000" w:rsidRPr="00000000" w14:paraId="000001E0">
      <w:pPr>
        <w:rPr/>
      </w:pPr>
      <w:r w:rsidDel="00000000" w:rsidR="00000000" w:rsidRPr="00000000">
        <w:rPr>
          <w:rtl w:val="0"/>
        </w:rPr>
      </w:r>
    </w:p>
    <w:tbl>
      <w:tblPr>
        <w:tblStyle w:val="Table4"/>
        <w:tblW w:w="7380.0" w:type="dxa"/>
        <w:jc w:val="left"/>
        <w:tblInd w:w="1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600"/>
        <w:tblGridChange w:id="0">
          <w:tblGrid>
            <w:gridCol w:w="3780"/>
            <w:gridCol w:w="36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Population / Group</w:t>
            </w:r>
          </w:p>
        </w:tc>
        <w:tc>
          <w:tcPr>
            <w:shd w:fill="auto" w:val="clear"/>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Fonts w:ascii="Calibri" w:cs="Calibri" w:eastAsia="Calibri" w:hAnsi="Calibri"/>
                <w:rtl w:val="0"/>
              </w:rPr>
              <w:t xml:space="preserve">Identify whether any of the following populations will be the focus of the research (targeted), included, but not necessarily the focus, or excluded from participation in the study.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Children</w:t>
            </w:r>
          </w:p>
        </w:tc>
        <w:tc>
          <w:tcPr>
            <w:shd w:fill="auto" w:val="clear"/>
            <w:tcMar>
              <w:top w:w="100.0" w:type="dxa"/>
              <w:left w:w="100.0" w:type="dxa"/>
              <w:bottom w:w="100.0" w:type="dxa"/>
              <w:right w:w="100.0" w:type="dxa"/>
            </w:tcMar>
          </w:tcPr>
          <w:p w:rsidR="00000000" w:rsidDel="00000000" w:rsidP="00000000" w:rsidRDefault="00000000" w:rsidRPr="00000000" w14:paraId="000001E4">
            <w:pPr>
              <w:widowControl w:val="0"/>
              <w:rPr>
                <w:rFonts w:ascii="Calibri" w:cs="Calibri" w:eastAsia="Calibri" w:hAnsi="Calibri"/>
                <w:color w:val="ff0000"/>
              </w:rPr>
            </w:pPr>
            <w:r w:rsidDel="00000000" w:rsidR="00000000" w:rsidRPr="00000000">
              <w:rPr>
                <w:rFonts w:ascii="Times" w:cs="Times" w:eastAsia="Times" w:hAnsi="Times"/>
                <w:rtl w:val="0"/>
              </w:rPr>
              <w:t xml:space="preserve">Excluded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Pregnant women/persons </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Fetuses</w:t>
            </w:r>
          </w:p>
        </w:tc>
        <w:tc>
          <w:tcPr>
            <w:shd w:fill="auto" w:val="clear"/>
            <w:tcMar>
              <w:top w:w="100.0" w:type="dxa"/>
              <w:left w:w="100.0" w:type="dxa"/>
              <w:bottom w:w="100.0" w:type="dxa"/>
              <w:right w:w="100.0" w:type="dxa"/>
            </w:tcMa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Excluded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Neonates</w:t>
            </w:r>
          </w:p>
        </w:tc>
        <w:tc>
          <w:tcPr>
            <w:shd w:fill="auto" w:val="clear"/>
            <w:tcMar>
              <w:top w:w="100.0" w:type="dxa"/>
              <w:left w:w="100.0" w:type="dxa"/>
              <w:bottom w:w="100.0" w:type="dxa"/>
              <w:right w:w="100.0" w:type="dxa"/>
            </w:tcMar>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Excluded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Prisoners</w:t>
            </w:r>
          </w:p>
        </w:tc>
        <w:tc>
          <w:tcPr>
            <w:shd w:fill="auto" w:val="clear"/>
            <w:tcMar>
              <w:top w:w="100.0" w:type="dxa"/>
              <w:left w:w="100.0" w:type="dxa"/>
              <w:bottom w:w="100.0" w:type="dxa"/>
              <w:right w:w="100.0" w:type="dxa"/>
            </w:tcMar>
          </w:tcPr>
          <w:p w:rsidR="00000000" w:rsidDel="00000000" w:rsidP="00000000" w:rsidRDefault="00000000" w:rsidRPr="00000000" w14:paraId="000001EC">
            <w:pPr>
              <w:rPr>
                <w:rFonts w:ascii="Calibri" w:cs="Calibri" w:eastAsia="Calibri" w:hAnsi="Calibri"/>
              </w:rPr>
            </w:pPr>
            <w:r w:rsidDel="00000000" w:rsidR="00000000" w:rsidRPr="00000000">
              <w:rPr>
                <w:rFonts w:ascii="Times" w:cs="Times" w:eastAsia="Times" w:hAnsi="Times"/>
                <w:rtl w:val="0"/>
              </w:rPr>
              <w:t xml:space="preserve">Excluded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Adults lacking capacity to consent and/or adults with diminished capacity to consent </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rPr>
                <w:rFonts w:ascii="Calibri" w:cs="Calibri" w:eastAsia="Calibri" w:hAnsi="Calibri"/>
              </w:rPr>
            </w:pPr>
            <w:r w:rsidDel="00000000" w:rsidR="00000000" w:rsidRPr="00000000">
              <w:rPr>
                <w:rFonts w:ascii="Times" w:cs="Times" w:eastAsia="Times" w:hAnsi="Times"/>
                <w:rtl w:val="0"/>
              </w:rPr>
              <w:t xml:space="preserve">Excluded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Non-English speakers</w:t>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rPr>
                <w:rFonts w:ascii="Calibri" w:cs="Calibri" w:eastAsia="Calibri" w:hAnsi="Calibri"/>
              </w:rPr>
            </w:pPr>
            <w:r w:rsidDel="00000000" w:rsidR="00000000" w:rsidRPr="00000000">
              <w:rPr>
                <w:rFonts w:ascii="Times" w:cs="Times" w:eastAsia="Times" w:hAnsi="Times"/>
                <w:rtl w:val="0"/>
              </w:rPr>
              <w:t xml:space="preserve">Excluded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Those unable to read (illiterate)</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Times" w:cs="Times" w:eastAsia="Times" w:hAnsi="Times"/>
                <w:rtl w:val="0"/>
              </w:rPr>
              <w:t xml:space="preserve">Excluded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Employees of the researcher</w:t>
            </w:r>
          </w:p>
        </w:tc>
        <w:tc>
          <w:tcPr>
            <w:shd w:fill="auto" w:val="clear"/>
            <w:tcMar>
              <w:top w:w="100.0" w:type="dxa"/>
              <w:left w:w="100.0" w:type="dxa"/>
              <w:bottom w:w="100.0" w:type="dxa"/>
              <w:right w:w="100.0" w:type="dxa"/>
            </w:tcMar>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Excluded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Students of the researcher</w:t>
            </w:r>
          </w:p>
        </w:tc>
        <w:tc>
          <w:tcPr>
            <w:shd w:fill="auto" w:val="clear"/>
            <w:tcMar>
              <w:top w:w="100.0" w:type="dxa"/>
              <w:left w:w="100.0" w:type="dxa"/>
              <w:bottom w:w="100.0" w:type="dxa"/>
              <w:right w:w="100.0" w:type="dxa"/>
            </w:tcMar>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Excluded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Undervalued or disenfranchised social group</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Active members of the military (service members), DoD personnel (including civilian employees)</w:t>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An individual or group that is approached for participation in research during a stressful situation, such as an emergency room setting, childbirth (labor), etc.</w:t>
            </w:r>
          </w:p>
        </w:tc>
        <w:tc>
          <w:tcPr>
            <w:shd w:fill="auto" w:val="clear"/>
            <w:tcMar>
              <w:top w:w="100.0" w:type="dxa"/>
              <w:left w:w="100.0" w:type="dxa"/>
              <w:bottom w:w="100.0" w:type="dxa"/>
              <w:right w:w="100.0" w:type="dxa"/>
            </w:tcMar>
          </w:tcPr>
          <w:p w:rsidR="00000000" w:rsidDel="00000000" w:rsidP="00000000" w:rsidRDefault="00000000" w:rsidRPr="00000000" w14:paraId="000001FC">
            <w:pPr>
              <w:widowControl w:val="0"/>
              <w:rPr>
                <w:rFonts w:ascii="Calibri" w:cs="Calibri" w:eastAsia="Calibri" w:hAnsi="Calibri"/>
              </w:rPr>
            </w:pPr>
            <w:r w:rsidDel="00000000" w:rsidR="00000000" w:rsidRPr="00000000">
              <w:rPr>
                <w:rFonts w:ascii="Times" w:cs="Times" w:eastAsia="Times" w:hAnsi="Times"/>
                <w:rtl w:val="0"/>
              </w:rPr>
              <w:t xml:space="preserve">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An individual or group that is disadvantaged in the distribution of social goods and services such as income, housing, or healthcare.</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An individual or group with a serious health condition for which there are no satisfactory standard treatments.</w:t>
            </w:r>
          </w:p>
        </w:tc>
        <w:tc>
          <w:tcPr>
            <w:shd w:fill="auto" w:val="clear"/>
            <w:tcMar>
              <w:top w:w="100.0" w:type="dxa"/>
              <w:left w:w="100.0" w:type="dxa"/>
              <w:bottom w:w="100.0" w:type="dxa"/>
              <w:right w:w="100.0" w:type="dxa"/>
            </w:tcMar>
          </w:tcPr>
          <w:p w:rsidR="00000000" w:rsidDel="00000000" w:rsidP="00000000" w:rsidRDefault="00000000" w:rsidRPr="00000000" w14:paraId="00000200">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Individual or group with a fear of negative consequences for not participating in the research (e.g., institutionalization, deportation, disclosure of stigmatizing behavior).</w:t>
            </w:r>
          </w:p>
        </w:tc>
        <w:tc>
          <w:tcPr>
            <w:shd w:fill="auto" w:val="clear"/>
            <w:tcMar>
              <w:top w:w="100.0" w:type="dxa"/>
              <w:left w:w="100.0" w:type="dxa"/>
              <w:bottom w:w="100.0" w:type="dxa"/>
              <w:right w:w="100.0" w:type="dxa"/>
            </w:tcMar>
          </w:tcPr>
          <w:p w:rsidR="00000000" w:rsidDel="00000000" w:rsidP="00000000" w:rsidRDefault="00000000" w:rsidRPr="00000000" w14:paraId="00000202">
            <w:pPr>
              <w:widowControl w:val="0"/>
              <w:rPr>
                <w:rFonts w:ascii="Calibri" w:cs="Calibri" w:eastAsia="Calibri" w:hAnsi="Calibri"/>
              </w:rPr>
            </w:pPr>
            <w:r w:rsidDel="00000000" w:rsidR="00000000" w:rsidRPr="00000000">
              <w:rPr>
                <w:rFonts w:ascii="Times" w:cs="Times" w:eastAsia="Times" w:hAnsi="Times"/>
                <w:rtl w:val="0"/>
              </w:rPr>
              <w:t xml:space="preserve">included, but not the focus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tabs>
                <w:tab w:val="left" w:leader="none" w:pos="2790"/>
              </w:tabs>
              <w:rPr>
                <w:rFonts w:ascii="Calibri" w:cs="Calibri" w:eastAsia="Calibri" w:hAnsi="Calibri"/>
              </w:rPr>
            </w:pPr>
            <w:r w:rsidDel="00000000" w:rsidR="00000000" w:rsidRPr="00000000">
              <w:rPr>
                <w:rFonts w:ascii="Calibri" w:cs="Calibri" w:eastAsia="Calibri" w:hAnsi="Calibri"/>
                <w:rtl w:val="0"/>
              </w:rPr>
              <w:t xml:space="preserve">Any other circumstance/dynamic that could increase vulnerability to coercion or exploitation that might influence consent to research or the decision to continue in research.</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Times" w:cs="Times" w:eastAsia="Times" w:hAnsi="Times"/>
                <w:rtl w:val="0"/>
              </w:rPr>
              <w:t xml:space="preserve">N/A</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numPr>
          <w:ilvl w:val="1"/>
          <w:numId w:val="4"/>
        </w:numPr>
        <w:ind w:left="990" w:hanging="576"/>
        <w:rPr>
          <w:rFonts w:ascii="Calibri" w:cs="Calibri" w:eastAsia="Calibri" w:hAnsi="Calibri"/>
          <w:b w:val="1"/>
          <w:color w:val="000000"/>
          <w:sz w:val="24"/>
          <w:szCs w:val="24"/>
        </w:rPr>
      </w:pPr>
      <w:bookmarkStart w:colFirst="0" w:colLast="0" w:name="_heading=h.147n2zr" w:id="33"/>
      <w:bookmarkEnd w:id="33"/>
      <w:r w:rsidDel="00000000" w:rsidR="00000000" w:rsidRPr="00000000">
        <w:rPr>
          <w:rFonts w:ascii="Calibri" w:cs="Calibri" w:eastAsia="Calibri" w:hAnsi="Calibri"/>
          <w:b w:val="1"/>
          <w:color w:val="000000"/>
          <w:sz w:val="24"/>
          <w:szCs w:val="24"/>
          <w:rtl w:val="0"/>
        </w:rPr>
        <w:t xml:space="preserve">Additional Safeguards, if any, to ensure inclusion is appropriate:</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before="120" w:lineRule="auto"/>
        <w:ind w:left="990" w:hanging="7.000000000000028"/>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08">
      <w:pPr>
        <w:pStyle w:val="Heading2"/>
        <w:numPr>
          <w:ilvl w:val="1"/>
          <w:numId w:val="4"/>
        </w:numPr>
        <w:spacing w:before="0" w:lineRule="auto"/>
        <w:ind w:left="994" w:hanging="576"/>
        <w:rPr>
          <w:rFonts w:ascii="Calibri" w:cs="Calibri" w:eastAsia="Calibri" w:hAnsi="Calibri"/>
          <w:b w:val="1"/>
          <w:color w:val="000000"/>
          <w:sz w:val="24"/>
          <w:szCs w:val="24"/>
        </w:rPr>
      </w:pPr>
      <w:bookmarkStart w:colFirst="0" w:colLast="0" w:name="_heading=h.23ckvvd" w:id="34"/>
      <w:bookmarkEnd w:id="34"/>
      <w:r w:rsidDel="00000000" w:rsidR="00000000" w:rsidRPr="00000000">
        <w:rPr>
          <w:rFonts w:ascii="Calibri" w:cs="Calibri" w:eastAsia="Calibri" w:hAnsi="Calibri"/>
          <w:b w:val="1"/>
          <w:color w:val="000000"/>
          <w:sz w:val="24"/>
          <w:szCs w:val="24"/>
          <w:rtl w:val="0"/>
        </w:rPr>
        <w:t xml:space="preserve">Rationale for exclusions in the table above if the research has the potential for direct benefit:</w:t>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994" w:firstLine="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0A">
      <w:pPr>
        <w:pStyle w:val="Heading1"/>
        <w:numPr>
          <w:ilvl w:val="0"/>
          <w:numId w:val="4"/>
        </w:numPr>
        <w:spacing w:after="240" w:lineRule="auto"/>
        <w:ind w:left="547" w:hanging="547"/>
        <w:rPr>
          <w:rFonts w:ascii="Calibri" w:cs="Calibri" w:eastAsia="Calibri" w:hAnsi="Calibri"/>
          <w:b w:val="1"/>
          <w:color w:val="000000"/>
          <w:sz w:val="24"/>
          <w:szCs w:val="24"/>
        </w:rPr>
      </w:pPr>
      <w:bookmarkStart w:colFirst="0" w:colLast="0" w:name="_heading=h.ihv636" w:id="35"/>
      <w:bookmarkEnd w:id="35"/>
      <w:r w:rsidDel="00000000" w:rsidR="00000000" w:rsidRPr="00000000">
        <w:rPr>
          <w:rFonts w:ascii="Calibri" w:cs="Calibri" w:eastAsia="Calibri" w:hAnsi="Calibri"/>
          <w:b w:val="1"/>
          <w:color w:val="000000"/>
          <w:sz w:val="24"/>
          <w:szCs w:val="24"/>
          <w:rtl w:val="0"/>
        </w:rPr>
        <w:t xml:space="preserve">Number of Participants at this Site</w:t>
      </w:r>
    </w:p>
    <w:p w:rsidR="00000000" w:rsidDel="00000000" w:rsidP="00000000" w:rsidRDefault="00000000" w:rsidRPr="00000000" w14:paraId="0000020B">
      <w:pPr>
        <w:pStyle w:val="Heading2"/>
        <w:numPr>
          <w:ilvl w:val="1"/>
          <w:numId w:val="4"/>
        </w:numPr>
        <w:ind w:left="990" w:hanging="576"/>
        <w:rPr>
          <w:rFonts w:ascii="Calibri" w:cs="Calibri" w:eastAsia="Calibri" w:hAnsi="Calibri"/>
          <w:b w:val="1"/>
          <w:color w:val="000000"/>
          <w:sz w:val="24"/>
          <w:szCs w:val="24"/>
        </w:rPr>
      </w:pPr>
      <w:bookmarkStart w:colFirst="0" w:colLast="0" w:name="_heading=h.32hioqz" w:id="36"/>
      <w:bookmarkEnd w:id="36"/>
      <w:r w:rsidDel="00000000" w:rsidR="00000000" w:rsidRPr="00000000">
        <w:rPr>
          <w:rFonts w:ascii="Calibri" w:cs="Calibri" w:eastAsia="Calibri" w:hAnsi="Calibri"/>
          <w:b w:val="1"/>
          <w:color w:val="000000"/>
          <w:sz w:val="24"/>
          <w:szCs w:val="24"/>
          <w:rtl w:val="0"/>
        </w:rPr>
        <w:t xml:space="preserve">Number of Participants to be Consented by Researchers at this Site:</w:t>
      </w:r>
    </w:p>
    <w:p w:rsidR="00000000" w:rsidDel="00000000" w:rsidP="00000000" w:rsidRDefault="00000000" w:rsidRPr="00000000" w14:paraId="0000020C">
      <w:pPr>
        <w:ind w:left="990" w:firstLine="0"/>
        <w:rPr/>
      </w:pPr>
      <w:r w:rsidDel="00000000" w:rsidR="00000000" w:rsidRPr="00000000">
        <w:rPr>
          <w:rFonts w:ascii="Calibri" w:cs="Calibri" w:eastAsia="Calibri" w:hAnsi="Calibri"/>
          <w:rtl w:val="0"/>
        </w:rPr>
        <w:t xml:space="preserve">We anticipate recruiting around 200 participants for this study.</w:t>
      </w:r>
      <w:r w:rsidDel="00000000" w:rsidR="00000000" w:rsidRPr="00000000">
        <w:rPr>
          <w:rtl w:val="0"/>
        </w:rPr>
      </w:r>
    </w:p>
    <w:p w:rsidR="00000000" w:rsidDel="00000000" w:rsidP="00000000" w:rsidRDefault="00000000" w:rsidRPr="00000000" w14:paraId="0000020D">
      <w:pPr>
        <w:pStyle w:val="Heading1"/>
        <w:numPr>
          <w:ilvl w:val="0"/>
          <w:numId w:val="4"/>
        </w:numPr>
        <w:ind w:left="540" w:hanging="540"/>
        <w:rPr>
          <w:rFonts w:ascii="Calibri" w:cs="Calibri" w:eastAsia="Calibri" w:hAnsi="Calibri"/>
          <w:b w:val="1"/>
          <w:color w:val="000000"/>
          <w:sz w:val="24"/>
          <w:szCs w:val="24"/>
        </w:rPr>
      </w:pPr>
      <w:bookmarkStart w:colFirst="0" w:colLast="0" w:name="_heading=h.41mghml" w:id="37"/>
      <w:bookmarkEnd w:id="37"/>
      <w:r w:rsidDel="00000000" w:rsidR="00000000" w:rsidRPr="00000000">
        <w:rPr>
          <w:rFonts w:ascii="Calibri" w:cs="Calibri" w:eastAsia="Calibri" w:hAnsi="Calibri"/>
          <w:b w:val="1"/>
          <w:color w:val="000000"/>
          <w:sz w:val="24"/>
          <w:szCs w:val="24"/>
          <w:rtl w:val="0"/>
        </w:rPr>
        <w:t xml:space="preserve">Local Recruitment Methods</w:t>
      </w:r>
    </w:p>
    <w:p w:rsidR="00000000" w:rsidDel="00000000" w:rsidP="00000000" w:rsidRDefault="00000000" w:rsidRPr="00000000" w14:paraId="0000020E">
      <w:pPr>
        <w:pStyle w:val="Heading2"/>
        <w:numPr>
          <w:ilvl w:val="1"/>
          <w:numId w:val="4"/>
        </w:numPr>
        <w:ind w:left="990" w:hanging="576"/>
        <w:rPr>
          <w:rFonts w:ascii="Calibri" w:cs="Calibri" w:eastAsia="Calibri" w:hAnsi="Calibri"/>
          <w:b w:val="1"/>
          <w:color w:val="000000"/>
          <w:sz w:val="24"/>
          <w:szCs w:val="24"/>
        </w:rPr>
      </w:pPr>
      <w:bookmarkStart w:colFirst="0" w:colLast="0" w:name="_heading=h.2grqrue" w:id="38"/>
      <w:bookmarkEnd w:id="38"/>
      <w:r w:rsidDel="00000000" w:rsidR="00000000" w:rsidRPr="00000000">
        <w:rPr>
          <w:rFonts w:ascii="Calibri" w:cs="Calibri" w:eastAsia="Calibri" w:hAnsi="Calibri"/>
          <w:b w:val="1"/>
          <w:color w:val="000000"/>
          <w:sz w:val="24"/>
          <w:szCs w:val="24"/>
          <w:rtl w:val="0"/>
        </w:rPr>
        <w:t xml:space="preserve">Recruitment Process:</w:t>
      </w:r>
    </w:p>
    <w:p w:rsidR="00000000" w:rsidDel="00000000" w:rsidP="00000000" w:rsidRDefault="00000000" w:rsidRPr="00000000" w14:paraId="0000020F">
      <w:pPr>
        <w:ind w:left="720" w:firstLine="0"/>
        <w:rPr>
          <w:rFonts w:ascii="Calibri" w:cs="Calibri" w:eastAsia="Calibri" w:hAnsi="Calibri"/>
          <w:color w:val="ff0000"/>
        </w:rPr>
      </w:pPr>
      <w:bookmarkStart w:colFirst="0" w:colLast="0" w:name="_heading=h.1hmsyys" w:id="39"/>
      <w:bookmarkEnd w:id="39"/>
      <w:r w:rsidDel="00000000" w:rsidR="00000000" w:rsidRPr="00000000">
        <w:rPr>
          <w:rFonts w:ascii="Calibri" w:cs="Calibri" w:eastAsia="Calibri" w:hAnsi="Calibri"/>
          <w:rtl w:val="0"/>
        </w:rPr>
        <w:t xml:space="preserve">All participants will be assigned to us from the POPROX platform. We will not separately consent participants for this study as they have already consented when they joined POPROX.</w:t>
      </w:r>
      <w:r w:rsidDel="00000000" w:rsidR="00000000" w:rsidRPr="00000000">
        <w:rPr>
          <w:rtl w:val="0"/>
        </w:rPr>
      </w:r>
    </w:p>
    <w:p w:rsidR="00000000" w:rsidDel="00000000" w:rsidP="00000000" w:rsidRDefault="00000000" w:rsidRPr="00000000" w14:paraId="00000210">
      <w:pPr>
        <w:pStyle w:val="Heading2"/>
        <w:numPr>
          <w:ilvl w:val="1"/>
          <w:numId w:val="4"/>
        </w:numPr>
        <w:spacing w:after="240" w:lineRule="auto"/>
        <w:ind w:left="994" w:hanging="576"/>
        <w:rPr>
          <w:rFonts w:ascii="Calibri" w:cs="Calibri" w:eastAsia="Calibri" w:hAnsi="Calibri"/>
          <w:b w:val="1"/>
          <w:color w:val="000000"/>
          <w:sz w:val="24"/>
          <w:szCs w:val="24"/>
        </w:rPr>
      </w:pPr>
      <w:bookmarkStart w:colFirst="0" w:colLast="0" w:name="_heading=h.3fwokq0" w:id="40"/>
      <w:bookmarkEnd w:id="40"/>
      <w:r w:rsidDel="00000000" w:rsidR="00000000" w:rsidRPr="00000000">
        <w:rPr>
          <w:rFonts w:ascii="Calibri" w:cs="Calibri" w:eastAsia="Calibri" w:hAnsi="Calibri"/>
          <w:b w:val="1"/>
          <w:color w:val="000000"/>
          <w:sz w:val="24"/>
          <w:szCs w:val="24"/>
          <w:rtl w:val="0"/>
        </w:rPr>
        <w:t xml:space="preserve">Recruitment Materials:</w:t>
      </w:r>
    </w:p>
    <w:p w:rsidR="00000000" w:rsidDel="00000000" w:rsidP="00000000" w:rsidRDefault="00000000" w:rsidRPr="00000000" w14:paraId="00000211">
      <w:pPr>
        <w:spacing w:after="240" w:lineRule="auto"/>
        <w:ind w:left="994" w:firstLine="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12">
      <w:pPr>
        <w:pStyle w:val="Heading2"/>
        <w:numPr>
          <w:ilvl w:val="1"/>
          <w:numId w:val="4"/>
        </w:numPr>
        <w:ind w:left="990" w:hanging="576"/>
        <w:rPr>
          <w:rFonts w:ascii="Calibri" w:cs="Calibri" w:eastAsia="Calibri" w:hAnsi="Calibri"/>
          <w:b w:val="1"/>
          <w:color w:val="000000"/>
          <w:sz w:val="24"/>
          <w:szCs w:val="24"/>
        </w:rPr>
      </w:pPr>
      <w:bookmarkStart w:colFirst="0" w:colLast="0" w:name="_heading=h.1v1yuxt" w:id="41"/>
      <w:bookmarkEnd w:id="41"/>
      <w:r w:rsidDel="00000000" w:rsidR="00000000" w:rsidRPr="00000000">
        <w:rPr>
          <w:rFonts w:ascii="Calibri" w:cs="Calibri" w:eastAsia="Calibri" w:hAnsi="Calibri"/>
          <w:b w:val="1"/>
          <w:color w:val="000000"/>
          <w:sz w:val="24"/>
          <w:szCs w:val="24"/>
          <w:rtl w:val="0"/>
        </w:rPr>
        <w:t xml:space="preserve">Payment:</w:t>
      </w:r>
    </w:p>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ab/>
        <w:t xml:space="preserve">We have no plan for payment.</w:t>
      </w:r>
    </w:p>
    <w:p w:rsidR="00000000" w:rsidDel="00000000" w:rsidP="00000000" w:rsidRDefault="00000000" w:rsidRPr="00000000" w14:paraId="00000214">
      <w:pPr>
        <w:pStyle w:val="Heading2"/>
        <w:numPr>
          <w:ilvl w:val="1"/>
          <w:numId w:val="4"/>
        </w:numPr>
        <w:ind w:left="576" w:hanging="576"/>
        <w:rPr>
          <w:rFonts w:ascii="Calibri" w:cs="Calibri" w:eastAsia="Calibri" w:hAnsi="Calibri"/>
          <w:b w:val="1"/>
        </w:rPr>
      </w:pPr>
      <w:bookmarkStart w:colFirst="0" w:colLast="0" w:name="_heading=h.2u6wntf" w:id="42"/>
      <w:bookmarkEnd w:id="42"/>
      <w:r w:rsidDel="00000000" w:rsidR="00000000" w:rsidRPr="00000000">
        <w:rPr>
          <w:rFonts w:ascii="Calibri" w:cs="Calibri" w:eastAsia="Calibri" w:hAnsi="Calibri"/>
          <w:b w:val="1"/>
          <w:color w:val="000000"/>
          <w:sz w:val="24"/>
          <w:szCs w:val="24"/>
          <w:rtl w:val="0"/>
        </w:rPr>
        <w:t xml:space="preserve">Recruitment Barriers and Challenges</w:t>
      </w:r>
      <w:r w:rsidDel="00000000" w:rsidR="00000000" w:rsidRPr="00000000">
        <w:rPr>
          <w:rtl w:val="0"/>
        </w:rPr>
      </w:r>
    </w:p>
    <w:p w:rsidR="00000000" w:rsidDel="00000000" w:rsidP="00000000" w:rsidRDefault="00000000" w:rsidRPr="00000000" w14:paraId="00000215">
      <w:pPr>
        <w:spacing w:after="240" w:lineRule="auto"/>
        <w:ind w:firstLine="720"/>
        <w:rPr>
          <w:rFonts w:ascii="Calibri" w:cs="Calibri" w:eastAsia="Calibri" w:hAnsi="Calibri"/>
          <w:color w:val="ff0000"/>
        </w:rPr>
      </w:pPr>
      <w:r w:rsidDel="00000000" w:rsidR="00000000" w:rsidRPr="00000000">
        <w:rPr>
          <w:rFonts w:ascii="Calibri" w:cs="Calibri" w:eastAsia="Calibri" w:hAnsi="Calibri"/>
          <w:rtl w:val="0"/>
        </w:rPr>
        <w:t xml:space="preserve">N/A</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left" w:leader="none" w:pos="1440"/>
        </w:tabs>
        <w:ind w:left="16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7">
      <w:pPr>
        <w:numPr>
          <w:ilvl w:val="1"/>
          <w:numId w:val="17"/>
        </w:numPr>
        <w:pBdr>
          <w:top w:space="0" w:sz="0" w:val="nil"/>
          <w:left w:space="0" w:sz="0" w:val="nil"/>
          <w:bottom w:space="0" w:sz="0" w:val="nil"/>
          <w:right w:space="0" w:sz="0" w:val="nil"/>
          <w:between w:space="0" w:sz="0" w:val="nil"/>
        </w:pBdr>
        <w:ind w:left="576" w:hanging="576"/>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Recruitment Monitoring and </w:t>
      </w:r>
      <w:r w:rsidDel="00000000" w:rsidR="00000000" w:rsidRPr="00000000">
        <w:rPr>
          <w:rFonts w:ascii="Calibri" w:cs="Calibri" w:eastAsia="Calibri" w:hAnsi="Calibri"/>
          <w:b w:val="1"/>
          <w:rtl w:val="0"/>
        </w:rPr>
        <w:t xml:space="preserve">Mitigation Plans</w:t>
      </w: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20" w:lineRule="auto"/>
        <w:rPr>
          <w:rFonts w:ascii="Calibri" w:cs="Calibri" w:eastAsia="Calibri" w:hAnsi="Calibri"/>
        </w:rPr>
      </w:pPr>
      <w:r w:rsidDel="00000000" w:rsidR="00000000" w:rsidRPr="00000000">
        <w:rPr>
          <w:rFonts w:ascii="Calibri" w:cs="Calibri" w:eastAsia="Calibri" w:hAnsi="Calibri"/>
          <w:color w:val="ff0000"/>
          <w:rtl w:val="0"/>
        </w:rPr>
        <w:tab/>
      </w:r>
      <w:r w:rsidDel="00000000" w:rsidR="00000000" w:rsidRPr="00000000">
        <w:rPr>
          <w:rFonts w:ascii="Calibri" w:cs="Calibri" w:eastAsia="Calibri" w:hAnsi="Calibri"/>
          <w:rtl w:val="0"/>
        </w:rPr>
        <w:t xml:space="preserve">N/A.</w:t>
      </w:r>
    </w:p>
    <w:p w:rsidR="00000000" w:rsidDel="00000000" w:rsidP="00000000" w:rsidRDefault="00000000" w:rsidRPr="00000000" w14:paraId="00000219">
      <w:pPr>
        <w:pStyle w:val="Heading1"/>
        <w:numPr>
          <w:ilvl w:val="0"/>
          <w:numId w:val="4"/>
        </w:numPr>
        <w:ind w:left="540" w:hanging="540"/>
        <w:rPr>
          <w:rFonts w:ascii="Calibri" w:cs="Calibri" w:eastAsia="Calibri" w:hAnsi="Calibri"/>
          <w:b w:val="1"/>
          <w:color w:val="000000"/>
          <w:sz w:val="24"/>
          <w:szCs w:val="24"/>
        </w:rPr>
      </w:pPr>
      <w:bookmarkStart w:colFirst="0" w:colLast="0" w:name="_heading=h.19c6y18" w:id="43"/>
      <w:bookmarkEnd w:id="43"/>
      <w:r w:rsidDel="00000000" w:rsidR="00000000" w:rsidRPr="00000000">
        <w:rPr>
          <w:rFonts w:ascii="Calibri" w:cs="Calibri" w:eastAsia="Calibri" w:hAnsi="Calibri"/>
          <w:b w:val="1"/>
          <w:color w:val="000000"/>
          <w:sz w:val="24"/>
          <w:szCs w:val="24"/>
          <w:rtl w:val="0"/>
        </w:rPr>
        <w:t xml:space="preserve">Withdrawal of Participants</w:t>
      </w:r>
    </w:p>
    <w:p w:rsidR="00000000" w:rsidDel="00000000" w:rsidP="00000000" w:rsidRDefault="00000000" w:rsidRPr="00000000" w14:paraId="0000021A">
      <w:pPr>
        <w:pStyle w:val="Heading2"/>
        <w:numPr>
          <w:ilvl w:val="1"/>
          <w:numId w:val="4"/>
        </w:numPr>
        <w:ind w:left="990" w:hanging="576"/>
        <w:rPr>
          <w:rFonts w:ascii="Calibri" w:cs="Calibri" w:eastAsia="Calibri" w:hAnsi="Calibri"/>
          <w:b w:val="1"/>
          <w:color w:val="000000"/>
          <w:sz w:val="24"/>
          <w:szCs w:val="24"/>
        </w:rPr>
      </w:pPr>
      <w:bookmarkStart w:colFirst="0" w:colLast="0" w:name="_heading=h.3tbugp1" w:id="44"/>
      <w:bookmarkEnd w:id="44"/>
      <w:r w:rsidDel="00000000" w:rsidR="00000000" w:rsidRPr="00000000">
        <w:rPr>
          <w:rFonts w:ascii="Calibri" w:cs="Calibri" w:eastAsia="Calibri" w:hAnsi="Calibri"/>
          <w:b w:val="1"/>
          <w:color w:val="000000"/>
          <w:sz w:val="24"/>
          <w:szCs w:val="24"/>
          <w:rtl w:val="0"/>
        </w:rPr>
        <w:t xml:space="preserve">Withdrawal Circumstances:</w:t>
      </w:r>
    </w:p>
    <w:p w:rsidR="00000000" w:rsidDel="00000000" w:rsidP="00000000" w:rsidRDefault="00000000" w:rsidRPr="00000000" w14:paraId="0000021B">
      <w:pPr>
        <w:ind w:left="990" w:firstLine="0"/>
        <w:rPr>
          <w:rFonts w:ascii="Calibri" w:cs="Calibri" w:eastAsia="Calibri" w:hAnsi="Calibri"/>
        </w:rPr>
      </w:pPr>
      <w:r w:rsidDel="00000000" w:rsidR="00000000" w:rsidRPr="00000000">
        <w:rPr>
          <w:rFonts w:ascii="Calibri" w:cs="Calibri" w:eastAsia="Calibri" w:hAnsi="Calibri"/>
          <w:rtl w:val="0"/>
        </w:rPr>
        <w:t xml:space="preserve">Participants may withdraw from the POPROX platform or this experiment at any time. </w:t>
      </w:r>
    </w:p>
    <w:p w:rsidR="00000000" w:rsidDel="00000000" w:rsidP="00000000" w:rsidRDefault="00000000" w:rsidRPr="00000000" w14:paraId="0000021C">
      <w:pPr>
        <w:ind w:left="990" w:firstLine="0"/>
        <w:rPr/>
      </w:pPr>
      <w:r w:rsidDel="00000000" w:rsidR="00000000" w:rsidRPr="00000000">
        <w:rPr>
          <w:rtl w:val="0"/>
        </w:rPr>
      </w:r>
    </w:p>
    <w:p w:rsidR="00000000" w:rsidDel="00000000" w:rsidP="00000000" w:rsidRDefault="00000000" w:rsidRPr="00000000" w14:paraId="0000021D">
      <w:pPr>
        <w:pStyle w:val="Heading2"/>
        <w:numPr>
          <w:ilvl w:val="1"/>
          <w:numId w:val="4"/>
        </w:numPr>
        <w:ind w:left="990" w:hanging="576"/>
        <w:rPr>
          <w:rFonts w:ascii="Calibri" w:cs="Calibri" w:eastAsia="Calibri" w:hAnsi="Calibri"/>
          <w:b w:val="1"/>
          <w:color w:val="000000"/>
          <w:sz w:val="24"/>
          <w:szCs w:val="24"/>
        </w:rPr>
      </w:pPr>
      <w:bookmarkStart w:colFirst="0" w:colLast="0" w:name="_heading=h.28h4qwu" w:id="45"/>
      <w:bookmarkEnd w:id="45"/>
      <w:r w:rsidDel="00000000" w:rsidR="00000000" w:rsidRPr="00000000">
        <w:rPr>
          <w:rFonts w:ascii="Calibri" w:cs="Calibri" w:eastAsia="Calibri" w:hAnsi="Calibri"/>
          <w:b w:val="1"/>
          <w:color w:val="000000"/>
          <w:sz w:val="24"/>
          <w:szCs w:val="24"/>
          <w:rtl w:val="0"/>
        </w:rPr>
        <w:t xml:space="preserve">Withdrawal Procedures:</w:t>
      </w:r>
    </w:p>
    <w:p w:rsidR="00000000" w:rsidDel="00000000" w:rsidP="00000000" w:rsidRDefault="00000000" w:rsidRPr="00000000" w14:paraId="0000021E">
      <w:pPr>
        <w:ind w:left="990" w:firstLine="0"/>
        <w:rPr>
          <w:rFonts w:ascii="Calibri" w:cs="Calibri" w:eastAsia="Calibri" w:hAnsi="Calibri"/>
        </w:rPr>
      </w:pPr>
      <w:r w:rsidDel="00000000" w:rsidR="00000000" w:rsidRPr="00000000">
        <w:rPr>
          <w:rFonts w:ascii="Calibri" w:cs="Calibri" w:eastAsia="Calibri" w:hAnsi="Calibri"/>
          <w:rtl w:val="0"/>
        </w:rPr>
        <w:t xml:space="preserve">We will follow the withdrawal procedure on the original POPROX master protocol approved by Advarra.</w:t>
      </w:r>
    </w:p>
    <w:p w:rsidR="00000000" w:rsidDel="00000000" w:rsidP="00000000" w:rsidRDefault="00000000" w:rsidRPr="00000000" w14:paraId="0000021F">
      <w:pPr>
        <w:ind w:left="99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220">
      <w:pPr>
        <w:pStyle w:val="Heading2"/>
        <w:numPr>
          <w:ilvl w:val="1"/>
          <w:numId w:val="4"/>
        </w:numPr>
        <w:ind w:left="990" w:hanging="576"/>
        <w:rPr>
          <w:rFonts w:ascii="Calibri" w:cs="Calibri" w:eastAsia="Calibri" w:hAnsi="Calibri"/>
          <w:b w:val="1"/>
          <w:color w:val="000000"/>
          <w:sz w:val="24"/>
          <w:szCs w:val="24"/>
        </w:rPr>
      </w:pPr>
      <w:bookmarkStart w:colFirst="0" w:colLast="0" w:name="_heading=h.nmf14n" w:id="46"/>
      <w:bookmarkEnd w:id="46"/>
      <w:r w:rsidDel="00000000" w:rsidR="00000000" w:rsidRPr="00000000">
        <w:rPr>
          <w:rFonts w:ascii="Calibri" w:cs="Calibri" w:eastAsia="Calibri" w:hAnsi="Calibri"/>
          <w:b w:val="1"/>
          <w:color w:val="000000"/>
          <w:sz w:val="24"/>
          <w:szCs w:val="24"/>
          <w:rtl w:val="0"/>
        </w:rPr>
        <w:t xml:space="preserve">Termination Procedures:</w:t>
      </w:r>
    </w:p>
    <w:p w:rsidR="00000000" w:rsidDel="00000000" w:rsidP="00000000" w:rsidRDefault="00000000" w:rsidRPr="00000000" w14:paraId="00000221">
      <w:pPr>
        <w:ind w:left="990" w:firstLine="0"/>
        <w:rPr>
          <w:rFonts w:ascii="Calibri" w:cs="Calibri" w:eastAsia="Calibri" w:hAnsi="Calibri"/>
          <w:color w:val="ff0000"/>
        </w:rPr>
      </w:pPr>
      <w:r w:rsidDel="00000000" w:rsidR="00000000" w:rsidRPr="00000000">
        <w:rPr>
          <w:rFonts w:ascii="Calibri" w:cs="Calibri" w:eastAsia="Calibri" w:hAnsi="Calibri"/>
          <w:rtl w:val="0"/>
        </w:rPr>
        <w:t xml:space="preserve">We will follow the termination procedure on the original POPROX master protocol approved by Advarra.</w:t>
      </w:r>
      <w:r w:rsidDel="00000000" w:rsidR="00000000" w:rsidRPr="00000000">
        <w:rPr>
          <w:rtl w:val="0"/>
        </w:rPr>
      </w:r>
    </w:p>
    <w:p w:rsidR="00000000" w:rsidDel="00000000" w:rsidP="00000000" w:rsidRDefault="00000000" w:rsidRPr="00000000" w14:paraId="00000222">
      <w:pPr>
        <w:ind w:left="990" w:firstLine="0"/>
        <w:rPr/>
      </w:pPr>
      <w:r w:rsidDel="00000000" w:rsidR="00000000" w:rsidRPr="00000000">
        <w:rPr>
          <w:rtl w:val="0"/>
        </w:rPr>
      </w:r>
    </w:p>
    <w:p w:rsidR="00000000" w:rsidDel="00000000" w:rsidP="00000000" w:rsidRDefault="00000000" w:rsidRPr="00000000" w14:paraId="00000223">
      <w:pPr>
        <w:pStyle w:val="Heading2"/>
        <w:numPr>
          <w:ilvl w:val="1"/>
          <w:numId w:val="18"/>
        </w:numPr>
        <w:ind w:left="576" w:hanging="576"/>
        <w:rPr>
          <w:rFonts w:ascii="Calibri" w:cs="Calibri" w:eastAsia="Calibri" w:hAnsi="Calibri"/>
          <w:b w:val="1"/>
        </w:rPr>
      </w:pPr>
      <w:bookmarkStart w:colFirst="0" w:colLast="0" w:name="_heading=h.37m2jsg" w:id="47"/>
      <w:bookmarkEnd w:id="47"/>
      <w:r w:rsidDel="00000000" w:rsidR="00000000" w:rsidRPr="00000000">
        <w:rPr>
          <w:rFonts w:ascii="Calibri" w:cs="Calibri" w:eastAsia="Calibri" w:hAnsi="Calibri"/>
          <w:b w:val="1"/>
          <w:color w:val="000000"/>
          <w:sz w:val="24"/>
          <w:szCs w:val="24"/>
          <w:rtl w:val="0"/>
        </w:rPr>
        <w:t xml:space="preserve">Identify Potential Barriers to Ongoing Participation – Retention Monitoring and Mitigation Plans</w:t>
      </w:r>
      <w:r w:rsidDel="00000000" w:rsidR="00000000" w:rsidRPr="00000000">
        <w:rPr>
          <w:rtl w:val="0"/>
        </w:rPr>
      </w:r>
    </w:p>
    <w:p w:rsidR="00000000" w:rsidDel="00000000" w:rsidP="00000000" w:rsidRDefault="00000000" w:rsidRPr="00000000" w14:paraId="00000224">
      <w:pPr>
        <w:spacing w:after="120" w:lineRule="auto"/>
        <w:ind w:left="720" w:firstLine="0"/>
        <w:rPr>
          <w:rFonts w:ascii="Calibri" w:cs="Calibri" w:eastAsia="Calibri" w:hAnsi="Calibri"/>
        </w:rPr>
      </w:pPr>
      <w:r w:rsidDel="00000000" w:rsidR="00000000" w:rsidRPr="00000000">
        <w:rPr>
          <w:rFonts w:ascii="Calibri" w:cs="Calibri" w:eastAsia="Calibri" w:hAnsi="Calibri"/>
          <w:rtl w:val="0"/>
        </w:rPr>
        <w:t xml:space="preserve">No potential barriers can be identified currently. We will work closely with the POPROX team to monitor participant retention and ongoing participation.</w:t>
      </w:r>
    </w:p>
    <w:p w:rsidR="00000000" w:rsidDel="00000000" w:rsidP="00000000" w:rsidRDefault="00000000" w:rsidRPr="00000000" w14:paraId="00000225">
      <w:pPr>
        <w:pStyle w:val="Heading1"/>
        <w:numPr>
          <w:ilvl w:val="0"/>
          <w:numId w:val="4"/>
        </w:numPr>
        <w:ind w:left="540" w:hanging="540"/>
        <w:rPr>
          <w:rFonts w:ascii="Calibri" w:cs="Calibri" w:eastAsia="Calibri" w:hAnsi="Calibri"/>
          <w:b w:val="1"/>
          <w:color w:val="000000"/>
          <w:sz w:val="24"/>
          <w:szCs w:val="24"/>
        </w:rPr>
      </w:pPr>
      <w:bookmarkStart w:colFirst="0" w:colLast="0" w:name="_heading=h.1mrcu09" w:id="48"/>
      <w:bookmarkEnd w:id="48"/>
      <w:r w:rsidDel="00000000" w:rsidR="00000000" w:rsidRPr="00000000">
        <w:rPr>
          <w:rFonts w:ascii="Calibri" w:cs="Calibri" w:eastAsia="Calibri" w:hAnsi="Calibri"/>
          <w:b w:val="1"/>
          <w:color w:val="000000"/>
          <w:sz w:val="24"/>
          <w:szCs w:val="24"/>
          <w:rtl w:val="0"/>
        </w:rPr>
        <w:t xml:space="preserve">Risks to Participants</w:t>
      </w:r>
    </w:p>
    <w:p w:rsidR="00000000" w:rsidDel="00000000" w:rsidP="00000000" w:rsidRDefault="00000000" w:rsidRPr="00000000" w14:paraId="00000226">
      <w:pPr>
        <w:pStyle w:val="Heading2"/>
        <w:numPr>
          <w:ilvl w:val="1"/>
          <w:numId w:val="4"/>
        </w:numPr>
        <w:ind w:left="990" w:hanging="576"/>
        <w:rPr>
          <w:rFonts w:ascii="Calibri" w:cs="Calibri" w:eastAsia="Calibri" w:hAnsi="Calibri"/>
          <w:b w:val="1"/>
          <w:color w:val="000000"/>
          <w:sz w:val="24"/>
          <w:szCs w:val="24"/>
        </w:rPr>
      </w:pPr>
      <w:bookmarkStart w:colFirst="0" w:colLast="0" w:name="_heading=h.46r0co2" w:id="49"/>
      <w:bookmarkEnd w:id="49"/>
      <w:r w:rsidDel="00000000" w:rsidR="00000000" w:rsidRPr="00000000">
        <w:rPr>
          <w:rFonts w:ascii="Calibri" w:cs="Calibri" w:eastAsia="Calibri" w:hAnsi="Calibri"/>
          <w:b w:val="1"/>
          <w:color w:val="000000"/>
          <w:sz w:val="24"/>
          <w:szCs w:val="24"/>
          <w:rtl w:val="0"/>
        </w:rPr>
        <w:t xml:space="preserve">Foreseeable Risks:</w:t>
      </w:r>
    </w:p>
    <w:p w:rsidR="00000000" w:rsidDel="00000000" w:rsidP="00000000" w:rsidRDefault="00000000" w:rsidRPr="00000000" w14:paraId="00000227">
      <w:pPr>
        <w:ind w:left="990" w:firstLine="0"/>
        <w:rPr/>
      </w:pPr>
      <w:r w:rsidDel="00000000" w:rsidR="00000000" w:rsidRPr="00000000">
        <w:rPr>
          <w:rFonts w:ascii="Calibri" w:cs="Calibri" w:eastAsia="Calibri" w:hAnsi="Calibri"/>
          <w:rtl w:val="0"/>
        </w:rPr>
        <w:t xml:space="preserve">The foreseeable risks involved in this study are minimal. Participants may experience mild discomfort if they are shown news images or articles that do not align with their interests or personal preferences. There may also be slight stress associated with answering survey questions or concerns related to data collection and logging of user interactions.. These risks can be mitigated by the fact that participants can freely choose to read whatever news they feel most interested in, their voluntary participation in surveys, and their right to quit the survey at any time. Since participant data will be fully </w:t>
      </w:r>
      <w:r w:rsidDel="00000000" w:rsidR="00000000" w:rsidRPr="00000000">
        <w:rPr>
          <w:rFonts w:ascii="Roboto" w:cs="Roboto" w:eastAsia="Roboto" w:hAnsi="Roboto"/>
          <w:sz w:val="21"/>
          <w:szCs w:val="21"/>
          <w:rtl w:val="0"/>
        </w:rPr>
        <w:t xml:space="preserve">de-identified</w:t>
      </w:r>
      <w:r w:rsidDel="00000000" w:rsidR="00000000" w:rsidRPr="00000000">
        <w:rPr>
          <w:rFonts w:ascii="Calibri" w:cs="Calibri" w:eastAsia="Calibri" w:hAnsi="Calibri"/>
          <w:rtl w:val="0"/>
        </w:rPr>
        <w:t xml:space="preserve"> and participants will be clearly informed about that in the consent form during their registration </w:t>
      </w:r>
      <w:r w:rsidDel="00000000" w:rsidR="00000000" w:rsidRPr="00000000">
        <w:rPr>
          <w:rFonts w:ascii="Calibri" w:cs="Calibri" w:eastAsia="Calibri" w:hAnsi="Calibri"/>
          <w:rtl w:val="0"/>
        </w:rPr>
        <w:t xml:space="preserve">for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POPROX platform, the privacy concern is also addressed.</w:t>
      </w:r>
      <w:r w:rsidDel="00000000" w:rsidR="00000000" w:rsidRPr="00000000">
        <w:rPr>
          <w:rtl w:val="0"/>
        </w:rPr>
      </w:r>
    </w:p>
    <w:p w:rsidR="00000000" w:rsidDel="00000000" w:rsidP="00000000" w:rsidRDefault="00000000" w:rsidRPr="00000000" w14:paraId="00000228">
      <w:pPr>
        <w:pStyle w:val="Heading2"/>
        <w:numPr>
          <w:ilvl w:val="1"/>
          <w:numId w:val="4"/>
        </w:numPr>
        <w:ind w:left="990" w:hanging="576"/>
        <w:rPr>
          <w:rFonts w:ascii="Calibri" w:cs="Calibri" w:eastAsia="Calibri" w:hAnsi="Calibri"/>
          <w:b w:val="1"/>
          <w:color w:val="000000"/>
          <w:sz w:val="24"/>
          <w:szCs w:val="24"/>
        </w:rPr>
      </w:pPr>
      <w:bookmarkStart w:colFirst="0" w:colLast="0" w:name="_heading=h.2lwamvv" w:id="50"/>
      <w:bookmarkEnd w:id="50"/>
      <w:r w:rsidDel="00000000" w:rsidR="00000000" w:rsidRPr="00000000">
        <w:rPr>
          <w:rFonts w:ascii="Calibri" w:cs="Calibri" w:eastAsia="Calibri" w:hAnsi="Calibri"/>
          <w:b w:val="1"/>
          <w:color w:val="000000"/>
          <w:sz w:val="24"/>
          <w:szCs w:val="24"/>
          <w:rtl w:val="0"/>
        </w:rPr>
        <w:t xml:space="preserve">Reproduction Risks:</w:t>
      </w:r>
    </w:p>
    <w:p w:rsidR="00000000" w:rsidDel="00000000" w:rsidP="00000000" w:rsidRDefault="00000000" w:rsidRPr="00000000" w14:paraId="00000229">
      <w:pPr>
        <w:ind w:left="990" w:firstLine="0"/>
        <w:rPr/>
      </w:pPr>
      <w:r w:rsidDel="00000000" w:rsidR="00000000" w:rsidRPr="00000000">
        <w:rPr>
          <w:rFonts w:ascii="Calibri" w:cs="Calibri" w:eastAsia="Calibri" w:hAnsi="Calibri"/>
          <w:rtl w:val="0"/>
        </w:rPr>
        <w:t xml:space="preserve">N/A</w:t>
      </w:r>
      <w:r w:rsidDel="00000000" w:rsidR="00000000" w:rsidRPr="00000000">
        <w:rPr>
          <w:rtl w:val="0"/>
        </w:rPr>
      </w:r>
    </w:p>
    <w:p w:rsidR="00000000" w:rsidDel="00000000" w:rsidP="00000000" w:rsidRDefault="00000000" w:rsidRPr="00000000" w14:paraId="0000022A">
      <w:pPr>
        <w:pStyle w:val="Heading2"/>
        <w:numPr>
          <w:ilvl w:val="1"/>
          <w:numId w:val="4"/>
        </w:numPr>
        <w:ind w:left="990" w:hanging="576"/>
        <w:rPr>
          <w:rFonts w:ascii="Calibri" w:cs="Calibri" w:eastAsia="Calibri" w:hAnsi="Calibri"/>
          <w:b w:val="1"/>
          <w:color w:val="000000"/>
          <w:sz w:val="24"/>
          <w:szCs w:val="24"/>
        </w:rPr>
      </w:pPr>
      <w:bookmarkStart w:colFirst="0" w:colLast="0" w:name="_heading=h.111kx3o" w:id="51"/>
      <w:bookmarkEnd w:id="51"/>
      <w:r w:rsidDel="00000000" w:rsidR="00000000" w:rsidRPr="00000000">
        <w:rPr>
          <w:rFonts w:ascii="Calibri" w:cs="Calibri" w:eastAsia="Calibri" w:hAnsi="Calibri"/>
          <w:b w:val="1"/>
          <w:color w:val="000000"/>
          <w:sz w:val="24"/>
          <w:szCs w:val="24"/>
          <w:rtl w:val="0"/>
        </w:rPr>
        <w:t xml:space="preserve">Risks to Others:</w:t>
      </w:r>
    </w:p>
    <w:p w:rsidR="00000000" w:rsidDel="00000000" w:rsidP="00000000" w:rsidRDefault="00000000" w:rsidRPr="00000000" w14:paraId="0000022B">
      <w:pPr>
        <w:ind w:left="990" w:firstLine="0"/>
        <w:rPr>
          <w:rFonts w:ascii="Calibri" w:cs="Calibri" w:eastAsia="Calibri" w:hAnsi="Calibri"/>
          <w:color w:val="ff0000"/>
        </w:rPr>
      </w:pPr>
      <w:r w:rsidDel="00000000" w:rsidR="00000000" w:rsidRPr="00000000">
        <w:rPr>
          <w:rFonts w:ascii="Calibri" w:cs="Calibri" w:eastAsia="Calibri" w:hAnsi="Calibri"/>
          <w:rtl w:val="0"/>
        </w:rPr>
        <w:t xml:space="preserve">N/A</w:t>
      </w:r>
      <w:r w:rsidDel="00000000" w:rsidR="00000000" w:rsidRPr="00000000">
        <w:rPr>
          <w:rtl w:val="0"/>
        </w:rPr>
      </w:r>
    </w:p>
    <w:p w:rsidR="00000000" w:rsidDel="00000000" w:rsidP="00000000" w:rsidRDefault="00000000" w:rsidRPr="00000000" w14:paraId="0000022C">
      <w:pPr>
        <w:pStyle w:val="Heading1"/>
        <w:numPr>
          <w:ilvl w:val="0"/>
          <w:numId w:val="4"/>
        </w:numPr>
        <w:ind w:left="540" w:hanging="540"/>
        <w:rPr>
          <w:rFonts w:ascii="Calibri" w:cs="Calibri" w:eastAsia="Calibri" w:hAnsi="Calibri"/>
          <w:b w:val="1"/>
          <w:color w:val="000000"/>
          <w:sz w:val="24"/>
          <w:szCs w:val="24"/>
        </w:rPr>
      </w:pPr>
      <w:bookmarkStart w:colFirst="0" w:colLast="0" w:name="_heading=h.3l18frh" w:id="52"/>
      <w:bookmarkEnd w:id="52"/>
      <w:r w:rsidDel="00000000" w:rsidR="00000000" w:rsidRPr="00000000">
        <w:rPr>
          <w:rFonts w:ascii="Calibri" w:cs="Calibri" w:eastAsia="Calibri" w:hAnsi="Calibri"/>
          <w:b w:val="1"/>
          <w:color w:val="000000"/>
          <w:sz w:val="24"/>
          <w:szCs w:val="24"/>
          <w:rtl w:val="0"/>
        </w:rPr>
        <w:t xml:space="preserve">Incomplete Disclosure or Deception</w:t>
      </w:r>
    </w:p>
    <w:p w:rsidR="00000000" w:rsidDel="00000000" w:rsidP="00000000" w:rsidRDefault="00000000" w:rsidRPr="00000000" w14:paraId="0000022D">
      <w:pPr>
        <w:pStyle w:val="Heading2"/>
        <w:numPr>
          <w:ilvl w:val="1"/>
          <w:numId w:val="4"/>
        </w:numPr>
        <w:ind w:left="990" w:hanging="576"/>
        <w:rPr>
          <w:rFonts w:ascii="Calibri" w:cs="Calibri" w:eastAsia="Calibri" w:hAnsi="Calibri"/>
          <w:b w:val="1"/>
          <w:color w:val="000000"/>
          <w:sz w:val="24"/>
          <w:szCs w:val="24"/>
        </w:rPr>
      </w:pPr>
      <w:bookmarkStart w:colFirst="0" w:colLast="0" w:name="_heading=h.206ipza" w:id="53"/>
      <w:bookmarkEnd w:id="53"/>
      <w:r w:rsidDel="00000000" w:rsidR="00000000" w:rsidRPr="00000000">
        <w:rPr>
          <w:rFonts w:ascii="Calibri" w:cs="Calibri" w:eastAsia="Calibri" w:hAnsi="Calibri"/>
          <w:b w:val="1"/>
          <w:color w:val="000000"/>
          <w:sz w:val="24"/>
          <w:szCs w:val="24"/>
          <w:rtl w:val="0"/>
        </w:rPr>
        <w:t xml:space="preserve">Incomplete Disclosure or Deception:</w:t>
      </w:r>
    </w:p>
    <w:p w:rsidR="00000000" w:rsidDel="00000000" w:rsidP="00000000" w:rsidRDefault="00000000" w:rsidRPr="00000000" w14:paraId="0000022E">
      <w:pPr>
        <w:ind w:left="990" w:firstLine="0"/>
        <w:rPr>
          <w:rFonts w:ascii="Calibri" w:cs="Calibri" w:eastAsia="Calibri" w:hAnsi="Calibri"/>
        </w:rPr>
      </w:pPr>
      <w:bookmarkStart w:colFirst="0" w:colLast="0" w:name="_heading=h.4k668n3" w:id="54"/>
      <w:bookmarkEnd w:id="54"/>
      <w:r w:rsidDel="00000000" w:rsidR="00000000" w:rsidRPr="00000000">
        <w:rPr>
          <w:rFonts w:ascii="Calibri" w:cs="Calibri" w:eastAsia="Calibri" w:hAnsi="Calibri"/>
          <w:color w:val="434343"/>
          <w:rtl w:val="0"/>
        </w:rPr>
        <w:t xml:space="preserve">N/A</w:t>
      </w:r>
      <w:r w:rsidDel="00000000" w:rsidR="00000000" w:rsidRPr="00000000">
        <w:rPr>
          <w:rtl w:val="0"/>
        </w:rPr>
      </w:r>
    </w:p>
    <w:p w:rsidR="00000000" w:rsidDel="00000000" w:rsidP="00000000" w:rsidRDefault="00000000" w:rsidRPr="00000000" w14:paraId="0000022F">
      <w:pPr>
        <w:pStyle w:val="Heading1"/>
        <w:numPr>
          <w:ilvl w:val="0"/>
          <w:numId w:val="4"/>
        </w:numPr>
        <w:ind w:left="540" w:hanging="540"/>
        <w:rPr>
          <w:rFonts w:ascii="Calibri" w:cs="Calibri" w:eastAsia="Calibri" w:hAnsi="Calibri"/>
          <w:b w:val="1"/>
          <w:color w:val="000000"/>
          <w:sz w:val="24"/>
          <w:szCs w:val="24"/>
        </w:rPr>
      </w:pPr>
      <w:bookmarkStart w:colFirst="0" w:colLast="0" w:name="_heading=h.2zbgiuw" w:id="55"/>
      <w:bookmarkEnd w:id="55"/>
      <w:r w:rsidDel="00000000" w:rsidR="00000000" w:rsidRPr="00000000">
        <w:rPr>
          <w:rFonts w:ascii="Calibri" w:cs="Calibri" w:eastAsia="Calibri" w:hAnsi="Calibri"/>
          <w:b w:val="1"/>
          <w:color w:val="000000"/>
          <w:sz w:val="24"/>
          <w:szCs w:val="24"/>
          <w:rtl w:val="0"/>
        </w:rPr>
        <w:t xml:space="preserve">Potential Benefits to Participants</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before="120" w:lineRule="auto"/>
        <w:ind w:left="540" w:firstLine="0"/>
        <w:rPr>
          <w:rFonts w:ascii="Calibri" w:cs="Calibri" w:eastAsia="Calibri" w:hAnsi="Calibri"/>
          <w:color w:val="ff0000"/>
        </w:rPr>
      </w:pPr>
      <w:r w:rsidDel="00000000" w:rsidR="00000000" w:rsidRPr="00000000">
        <w:rPr>
          <w:rFonts w:ascii="Calibri" w:cs="Calibri" w:eastAsia="Calibri" w:hAnsi="Calibri"/>
          <w:color w:val="434343"/>
          <w:rtl w:val="0"/>
        </w:rPr>
        <w:t xml:space="preserve">No direct benefit.</w:t>
      </w:r>
      <w:r w:rsidDel="00000000" w:rsidR="00000000" w:rsidRPr="00000000">
        <w:rPr>
          <w:rtl w:val="0"/>
        </w:rPr>
      </w:r>
    </w:p>
    <w:p w:rsidR="00000000" w:rsidDel="00000000" w:rsidP="00000000" w:rsidRDefault="00000000" w:rsidRPr="00000000" w14:paraId="00000231">
      <w:pPr>
        <w:pStyle w:val="Heading1"/>
        <w:numPr>
          <w:ilvl w:val="0"/>
          <w:numId w:val="4"/>
        </w:numPr>
        <w:ind w:left="540" w:hanging="540"/>
        <w:rPr>
          <w:rFonts w:ascii="Calibri" w:cs="Calibri" w:eastAsia="Calibri" w:hAnsi="Calibri"/>
          <w:b w:val="1"/>
          <w:color w:val="000000"/>
          <w:sz w:val="24"/>
          <w:szCs w:val="24"/>
        </w:rPr>
      </w:pPr>
      <w:bookmarkStart w:colFirst="0" w:colLast="0" w:name="_heading=h.1egqt2p" w:id="56"/>
      <w:bookmarkEnd w:id="56"/>
      <w:r w:rsidDel="00000000" w:rsidR="00000000" w:rsidRPr="00000000">
        <w:rPr>
          <w:rFonts w:ascii="Calibri" w:cs="Calibri" w:eastAsia="Calibri" w:hAnsi="Calibri"/>
          <w:b w:val="1"/>
          <w:color w:val="000000"/>
          <w:sz w:val="24"/>
          <w:szCs w:val="24"/>
          <w:rtl w:val="0"/>
        </w:rPr>
        <w:t xml:space="preserve">Statistical Considerations</w:t>
      </w:r>
    </w:p>
    <w:p w:rsidR="00000000" w:rsidDel="00000000" w:rsidP="00000000" w:rsidRDefault="00000000" w:rsidRPr="00000000" w14:paraId="00000232">
      <w:pPr>
        <w:pStyle w:val="Heading2"/>
        <w:numPr>
          <w:ilvl w:val="1"/>
          <w:numId w:val="4"/>
        </w:numPr>
        <w:ind w:left="990" w:hanging="576"/>
        <w:rPr>
          <w:rFonts w:ascii="Calibri" w:cs="Calibri" w:eastAsia="Calibri" w:hAnsi="Calibri"/>
          <w:b w:val="1"/>
          <w:color w:val="000000"/>
          <w:sz w:val="24"/>
          <w:szCs w:val="24"/>
        </w:rPr>
      </w:pPr>
      <w:bookmarkStart w:colFirst="0" w:colLast="0" w:name="_heading=h.3ygebqi" w:id="57"/>
      <w:bookmarkEnd w:id="57"/>
      <w:r w:rsidDel="00000000" w:rsidR="00000000" w:rsidRPr="00000000">
        <w:rPr>
          <w:rFonts w:ascii="Calibri" w:cs="Calibri" w:eastAsia="Calibri" w:hAnsi="Calibri"/>
          <w:b w:val="1"/>
          <w:color w:val="000000"/>
          <w:sz w:val="24"/>
          <w:szCs w:val="24"/>
          <w:rtl w:val="0"/>
        </w:rPr>
        <w:t xml:space="preserve">Data Analysis Plan:</w:t>
      </w:r>
    </w:p>
    <w:p w:rsidR="00000000" w:rsidDel="00000000" w:rsidP="00000000" w:rsidRDefault="00000000" w:rsidRPr="00000000" w14:paraId="00000233">
      <w:pPr>
        <w:ind w:left="990" w:firstLine="0"/>
        <w:rPr/>
      </w:pPr>
      <w:r w:rsidDel="00000000" w:rsidR="00000000" w:rsidRPr="00000000">
        <w:rPr>
          <w:rFonts w:ascii="Calibri" w:cs="Calibri" w:eastAsia="Calibri" w:hAnsi="Calibri"/>
          <w:color w:val="434343"/>
          <w:rtl w:val="0"/>
        </w:rPr>
        <w:t xml:space="preserve">We will collect both participant interaction logs and survey responses </w:t>
      </w:r>
      <w:r w:rsidDel="00000000" w:rsidR="00000000" w:rsidRPr="00000000">
        <w:rPr>
          <w:rFonts w:ascii="Calibri" w:cs="Calibri" w:eastAsia="Calibri" w:hAnsi="Calibri"/>
          <w:color w:val="434343"/>
          <w:rtl w:val="0"/>
        </w:rPr>
        <w:t xml:space="preserve">to evaluate the impact of image personalization on user engagement and satisfaction. The study employs a three-group design consisting of control, personalized image, and mixed image groups. Data analysis will include </w:t>
      </w:r>
      <w:r w:rsidDel="00000000" w:rsidR="00000000" w:rsidRPr="00000000">
        <w:rPr>
          <w:rFonts w:ascii="Calibri" w:cs="Calibri" w:eastAsia="Calibri" w:hAnsi="Calibri"/>
          <w:b w:val="1"/>
          <w:color w:val="434343"/>
          <w:rtl w:val="0"/>
        </w:rPr>
        <w:t xml:space="preserve">between-group comparisons</w:t>
      </w:r>
      <w:r w:rsidDel="00000000" w:rsidR="00000000" w:rsidRPr="00000000">
        <w:rPr>
          <w:rFonts w:ascii="Calibri" w:cs="Calibri" w:eastAsia="Calibri" w:hAnsi="Calibri"/>
          <w:color w:val="434343"/>
          <w:rtl w:val="0"/>
        </w:rPr>
        <w:t xml:space="preserve"> and </w:t>
      </w:r>
      <w:r w:rsidDel="00000000" w:rsidR="00000000" w:rsidRPr="00000000">
        <w:rPr>
          <w:rFonts w:ascii="Calibri" w:cs="Calibri" w:eastAsia="Calibri" w:hAnsi="Calibri"/>
          <w:b w:val="1"/>
          <w:color w:val="434343"/>
          <w:rtl w:val="0"/>
        </w:rPr>
        <w:t xml:space="preserve">within-group comparisons</w:t>
      </w:r>
      <w:r w:rsidDel="00000000" w:rsidR="00000000" w:rsidRPr="00000000">
        <w:rPr>
          <w:rFonts w:ascii="Calibri" w:cs="Calibri" w:eastAsia="Calibri" w:hAnsi="Calibri"/>
          <w:color w:val="434343"/>
          <w:rtl w:val="0"/>
        </w:rPr>
        <w:t xml:space="preserve">. Between-group analyses will be conducted using ANOVA with post-hoc pairwise tests to assess differences in overall engagement metrics (e.g., total clicks, click-through rate, click diversity, and survey-based satisfaction) across the three conditions. Additionally, regression models will be applied to control for user-level covariates such as baseline engagement levels. Within the mixed image group, we will perform paired analyses using paired t-tests or mixed-effects logistic regression to directly compare user clicks on personalized versus default images appearing in the same newsletter. This dual approach allows us to capture both global differences across conditions and localized effects of personalization on article-level click behavior.</w:t>
      </w:r>
      <w:r w:rsidDel="00000000" w:rsidR="00000000" w:rsidRPr="00000000">
        <w:rPr>
          <w:rtl w:val="0"/>
        </w:rPr>
      </w:r>
    </w:p>
    <w:p w:rsidR="00000000" w:rsidDel="00000000" w:rsidP="00000000" w:rsidRDefault="00000000" w:rsidRPr="00000000" w14:paraId="00000234">
      <w:pPr>
        <w:pStyle w:val="Heading2"/>
        <w:numPr>
          <w:ilvl w:val="1"/>
          <w:numId w:val="4"/>
        </w:numPr>
        <w:ind w:left="990" w:hanging="576"/>
        <w:rPr>
          <w:rFonts w:ascii="Calibri" w:cs="Calibri" w:eastAsia="Calibri" w:hAnsi="Calibri"/>
          <w:b w:val="1"/>
          <w:color w:val="000000"/>
          <w:sz w:val="24"/>
          <w:szCs w:val="24"/>
        </w:rPr>
      </w:pPr>
      <w:bookmarkStart w:colFirst="0" w:colLast="0" w:name="_heading=h.2dlolyb" w:id="58"/>
      <w:bookmarkEnd w:id="58"/>
      <w:r w:rsidDel="00000000" w:rsidR="00000000" w:rsidRPr="00000000">
        <w:rPr>
          <w:rFonts w:ascii="Calibri" w:cs="Calibri" w:eastAsia="Calibri" w:hAnsi="Calibri"/>
          <w:b w:val="1"/>
          <w:color w:val="000000"/>
          <w:sz w:val="24"/>
          <w:szCs w:val="24"/>
          <w:rtl w:val="0"/>
        </w:rPr>
        <w:t xml:space="preserve">Power Analysis:</w:t>
      </w:r>
    </w:p>
    <w:p w:rsidR="00000000" w:rsidDel="00000000" w:rsidP="00000000" w:rsidRDefault="00000000" w:rsidRPr="00000000" w14:paraId="00000235">
      <w:pPr>
        <w:ind w:left="990" w:firstLine="0"/>
        <w:rPr>
          <w:color w:val="434343"/>
        </w:rPr>
      </w:pPr>
      <w:r w:rsidDel="00000000" w:rsidR="00000000" w:rsidRPr="00000000">
        <w:rPr>
          <w:rFonts w:ascii="Calibri" w:cs="Calibri" w:eastAsia="Calibri" w:hAnsi="Calibri"/>
          <w:color w:val="434343"/>
          <w:rtl w:val="0"/>
        </w:rPr>
        <w:t xml:space="preserve">An a priori power analysis was conducted using G*Power version 3.1.9.7 for a one-way ANOVA with three groups. Results indicated that to detect a medium effect size (f = 0.25, equivalent to Cohen’s d ≈ 0.5) with 80% power at a significance level of α = .05, a total sample size of approximately 159 participants (53 per group) is required. This sample size ensures adequate statistical power for detecting differences among the control, personalized image, and mixed image groups in terms of overall engagement outcomes. The inclusion of the mixed group also enables a within-subject comparison of personalized versus default images, which increases sensitivity for detecting article-level effects without requiring additional participants.</w:t>
      </w:r>
      <w:r w:rsidDel="00000000" w:rsidR="00000000" w:rsidRPr="00000000">
        <w:rPr>
          <w:rtl w:val="0"/>
        </w:rPr>
      </w:r>
    </w:p>
    <w:p w:rsidR="00000000" w:rsidDel="00000000" w:rsidP="00000000" w:rsidRDefault="00000000" w:rsidRPr="00000000" w14:paraId="00000236">
      <w:pPr>
        <w:pStyle w:val="Heading2"/>
        <w:numPr>
          <w:ilvl w:val="1"/>
          <w:numId w:val="4"/>
        </w:numPr>
        <w:ind w:left="990" w:hanging="576"/>
        <w:rPr>
          <w:rFonts w:ascii="Calibri" w:cs="Calibri" w:eastAsia="Calibri" w:hAnsi="Calibri"/>
          <w:b w:val="1"/>
          <w:color w:val="000000"/>
          <w:sz w:val="24"/>
          <w:szCs w:val="24"/>
        </w:rPr>
      </w:pPr>
      <w:bookmarkStart w:colFirst="0" w:colLast="0" w:name="_heading=h.sqyw64" w:id="59"/>
      <w:bookmarkEnd w:id="59"/>
      <w:r w:rsidDel="00000000" w:rsidR="00000000" w:rsidRPr="00000000">
        <w:rPr>
          <w:rFonts w:ascii="Calibri" w:cs="Calibri" w:eastAsia="Calibri" w:hAnsi="Calibri"/>
          <w:b w:val="1"/>
          <w:color w:val="000000"/>
          <w:sz w:val="24"/>
          <w:szCs w:val="24"/>
          <w:rtl w:val="0"/>
        </w:rPr>
        <w:t xml:space="preserve">Statistical Analysis:</w:t>
      </w:r>
    </w:p>
    <w:p w:rsidR="00000000" w:rsidDel="00000000" w:rsidP="00000000" w:rsidRDefault="00000000" w:rsidRPr="00000000" w14:paraId="00000237">
      <w:pPr>
        <w:ind w:left="990" w:firstLine="0"/>
        <w:rPr/>
      </w:pPr>
      <w:r w:rsidDel="00000000" w:rsidR="00000000" w:rsidRPr="00000000">
        <w:rPr>
          <w:rFonts w:ascii="Calibri" w:cs="Calibri" w:eastAsia="Calibri" w:hAnsi="Calibri"/>
          <w:color w:val="434343"/>
          <w:rtl w:val="0"/>
        </w:rPr>
        <w:t xml:space="preserve">Analysis response variables will include: objective measures (i.e., engagement, total clicks, click diversity) and self-reported measures(i.e., satisfaction, trust, interest in receiving personalized image recommendations, etc). For the mixed group, within-newsletter comparisons will specifically evaluate differences in click behavior between personalized and default images to assess the direct effect of image personalization at the article level.</w:t>
      </w:r>
      <w:r w:rsidDel="00000000" w:rsidR="00000000" w:rsidRPr="00000000">
        <w:rPr>
          <w:rtl w:val="0"/>
        </w:rPr>
      </w:r>
    </w:p>
    <w:p w:rsidR="00000000" w:rsidDel="00000000" w:rsidP="00000000" w:rsidRDefault="00000000" w:rsidRPr="00000000" w14:paraId="00000238">
      <w:pPr>
        <w:pStyle w:val="Heading2"/>
        <w:numPr>
          <w:ilvl w:val="1"/>
          <w:numId w:val="4"/>
        </w:numPr>
        <w:ind w:left="990" w:hanging="576"/>
        <w:rPr>
          <w:rFonts w:ascii="Calibri" w:cs="Calibri" w:eastAsia="Calibri" w:hAnsi="Calibri"/>
          <w:b w:val="1"/>
          <w:color w:val="000000"/>
          <w:sz w:val="24"/>
          <w:szCs w:val="24"/>
        </w:rPr>
      </w:pPr>
      <w:bookmarkStart w:colFirst="0" w:colLast="0" w:name="_heading=h.3cqmetx" w:id="60"/>
      <w:bookmarkEnd w:id="60"/>
      <w:r w:rsidDel="00000000" w:rsidR="00000000" w:rsidRPr="00000000">
        <w:rPr>
          <w:rFonts w:ascii="Calibri" w:cs="Calibri" w:eastAsia="Calibri" w:hAnsi="Calibri"/>
          <w:b w:val="1"/>
          <w:color w:val="000000"/>
          <w:sz w:val="24"/>
          <w:szCs w:val="24"/>
          <w:rtl w:val="0"/>
        </w:rPr>
        <w:t xml:space="preserve">Data Integrity:</w:t>
      </w:r>
    </w:p>
    <w:p w:rsidR="00000000" w:rsidDel="00000000" w:rsidP="00000000" w:rsidRDefault="00000000" w:rsidRPr="00000000" w14:paraId="00000239">
      <w:pPr>
        <w:ind w:left="990" w:firstLine="0"/>
        <w:rPr/>
      </w:pPr>
      <w:r w:rsidDel="00000000" w:rsidR="00000000" w:rsidRPr="00000000">
        <w:rPr>
          <w:rFonts w:ascii="Calibri" w:cs="Calibri" w:eastAsia="Calibri" w:hAnsi="Calibri"/>
          <w:color w:val="434343"/>
          <w:rtl w:val="0"/>
        </w:rPr>
        <w:t xml:space="preserve">Users who drop out of the POPROX platform will have their data up until their unsubscription is included in our analysis.</w:t>
      </w:r>
      <w:r w:rsidDel="00000000" w:rsidR="00000000" w:rsidRPr="00000000">
        <w:rPr>
          <w:rtl w:val="0"/>
        </w:rPr>
      </w:r>
    </w:p>
    <w:p w:rsidR="00000000" w:rsidDel="00000000" w:rsidP="00000000" w:rsidRDefault="00000000" w:rsidRPr="00000000" w14:paraId="0000023A">
      <w:pPr>
        <w:pStyle w:val="Heading1"/>
        <w:numPr>
          <w:ilvl w:val="0"/>
          <w:numId w:val="4"/>
        </w:numPr>
        <w:ind w:left="540" w:hanging="540"/>
        <w:rPr>
          <w:rFonts w:ascii="Calibri" w:cs="Calibri" w:eastAsia="Calibri" w:hAnsi="Calibri"/>
          <w:b w:val="1"/>
          <w:color w:val="000000"/>
          <w:sz w:val="24"/>
          <w:szCs w:val="24"/>
        </w:rPr>
      </w:pPr>
      <w:bookmarkStart w:colFirst="0" w:colLast="0" w:name="_heading=h.1rvwp1q" w:id="61"/>
      <w:bookmarkEnd w:id="61"/>
      <w:r w:rsidDel="00000000" w:rsidR="00000000" w:rsidRPr="00000000">
        <w:rPr>
          <w:rFonts w:ascii="Calibri" w:cs="Calibri" w:eastAsia="Calibri" w:hAnsi="Calibri"/>
          <w:b w:val="1"/>
          <w:color w:val="000000"/>
          <w:sz w:val="24"/>
          <w:szCs w:val="24"/>
          <w:rtl w:val="0"/>
        </w:rPr>
        <w:t xml:space="preserve">Confidentiality</w:t>
      </w:r>
    </w:p>
    <w:p w:rsidR="00000000" w:rsidDel="00000000" w:rsidP="00000000" w:rsidRDefault="00000000" w:rsidRPr="00000000" w14:paraId="0000023B">
      <w:pPr>
        <w:pStyle w:val="Heading2"/>
        <w:numPr>
          <w:ilvl w:val="1"/>
          <w:numId w:val="4"/>
        </w:numPr>
        <w:ind w:left="990" w:hanging="576"/>
        <w:rPr>
          <w:rFonts w:ascii="Calibri" w:cs="Calibri" w:eastAsia="Calibri" w:hAnsi="Calibri"/>
          <w:b w:val="1"/>
          <w:color w:val="000000"/>
          <w:sz w:val="24"/>
          <w:szCs w:val="24"/>
        </w:rPr>
      </w:pPr>
      <w:bookmarkStart w:colFirst="0" w:colLast="0" w:name="_heading=h.4bvk7pj" w:id="62"/>
      <w:bookmarkEnd w:id="62"/>
      <w:r w:rsidDel="00000000" w:rsidR="00000000" w:rsidRPr="00000000">
        <w:rPr>
          <w:rFonts w:ascii="Calibri" w:cs="Calibri" w:eastAsia="Calibri" w:hAnsi="Calibri"/>
          <w:b w:val="1"/>
          <w:color w:val="000000"/>
          <w:sz w:val="24"/>
          <w:szCs w:val="24"/>
          <w:rtl w:val="0"/>
        </w:rPr>
        <w:t xml:space="preserve">Data Security:</w:t>
      </w:r>
    </w:p>
    <w:p w:rsidR="00000000" w:rsidDel="00000000" w:rsidP="00000000" w:rsidRDefault="00000000" w:rsidRPr="00000000" w14:paraId="0000023C">
      <w:pPr>
        <w:ind w:left="990" w:firstLine="0"/>
        <w:rPr>
          <w:rFonts w:ascii="Calibri" w:cs="Calibri" w:eastAsia="Calibri" w:hAnsi="Calibri"/>
        </w:rPr>
      </w:pPr>
      <w:r w:rsidDel="00000000" w:rsidR="00000000" w:rsidRPr="00000000">
        <w:rPr>
          <w:rFonts w:ascii="Calibri" w:cs="Calibri" w:eastAsia="Calibri" w:hAnsi="Calibri"/>
          <w:color w:val="434343"/>
          <w:rtl w:val="0"/>
        </w:rPr>
        <w:t xml:space="preserve">All POPROX platform data will be stored privately on their internal databases on AWS. Only internal POPROX team members will have access to those sources (see the attached POPROX master protocol approved by Advarra). The internal team will surface log and survey data (with no personal identifiers) relevant to our participant pool to members of our team, which will be stored privately on a UMN Google Drive only accessible to our team members. This will facilitate statistical analysis in a secure manner. </w:t>
      </w: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color w:val="434343"/>
          <w:rtl w:val="0"/>
        </w:rPr>
        <w:br w:type="textWrapping"/>
        <w:t xml:space="preserve">At the time of submission, relevant data to reproduce our statistical analysis will be made publicly available through GitHub or a similar public repository. Note: This data will contain no personal identifiers or sensitive information.</w:t>
      </w:r>
      <w:r w:rsidDel="00000000" w:rsidR="00000000" w:rsidRPr="00000000">
        <w:rPr>
          <w:rtl w:val="0"/>
        </w:rPr>
      </w:r>
    </w:p>
    <w:p w:rsidR="00000000" w:rsidDel="00000000" w:rsidP="00000000" w:rsidRDefault="00000000" w:rsidRPr="00000000" w14:paraId="0000023D">
      <w:pPr>
        <w:pStyle w:val="Heading1"/>
        <w:numPr>
          <w:ilvl w:val="0"/>
          <w:numId w:val="4"/>
        </w:numPr>
        <w:ind w:left="540" w:hanging="540"/>
        <w:rPr>
          <w:rFonts w:ascii="Calibri" w:cs="Calibri" w:eastAsia="Calibri" w:hAnsi="Calibri"/>
          <w:b w:val="1"/>
          <w:color w:val="000000"/>
          <w:sz w:val="24"/>
          <w:szCs w:val="24"/>
        </w:rPr>
      </w:pPr>
      <w:bookmarkStart w:colFirst="0" w:colLast="0" w:name="_heading=h.2r0uhxc" w:id="63"/>
      <w:bookmarkEnd w:id="63"/>
      <w:r w:rsidDel="00000000" w:rsidR="00000000" w:rsidRPr="00000000">
        <w:rPr>
          <w:rFonts w:ascii="Calibri" w:cs="Calibri" w:eastAsia="Calibri" w:hAnsi="Calibri"/>
          <w:b w:val="1"/>
          <w:color w:val="000000"/>
          <w:sz w:val="24"/>
          <w:szCs w:val="24"/>
          <w:rtl w:val="0"/>
        </w:rPr>
        <w:t xml:space="preserve">Provisions to Monitor the Study to Ensure the Safety of Participants</w:t>
      </w:r>
    </w:p>
    <w:p w:rsidR="00000000" w:rsidDel="00000000" w:rsidP="00000000" w:rsidRDefault="00000000" w:rsidRPr="00000000" w14:paraId="0000023E">
      <w:pPr>
        <w:pStyle w:val="Heading2"/>
        <w:numPr>
          <w:ilvl w:val="1"/>
          <w:numId w:val="4"/>
        </w:numPr>
        <w:spacing w:after="0" w:afterAutospacing="0"/>
        <w:ind w:left="990" w:hanging="576"/>
        <w:rPr>
          <w:rFonts w:ascii="Calibri" w:cs="Calibri" w:eastAsia="Calibri" w:hAnsi="Calibri"/>
          <w:b w:val="1"/>
        </w:rPr>
      </w:pPr>
      <w:bookmarkStart w:colFirst="0" w:colLast="0" w:name="_heading=h.1664s55" w:id="64"/>
      <w:bookmarkEnd w:id="64"/>
      <w:r w:rsidDel="00000000" w:rsidR="00000000" w:rsidRPr="00000000">
        <w:rPr>
          <w:rFonts w:ascii="Calibri" w:cs="Calibri" w:eastAsia="Calibri" w:hAnsi="Calibri"/>
          <w:b w:val="1"/>
          <w:color w:val="000000"/>
          <w:sz w:val="24"/>
          <w:szCs w:val="24"/>
          <w:rtl w:val="0"/>
        </w:rPr>
        <w:t xml:space="preserve">Safety Plan: </w:t>
      </w:r>
    </w:p>
    <w:p w:rsidR="00000000" w:rsidDel="00000000" w:rsidP="00000000" w:rsidRDefault="00000000" w:rsidRPr="00000000" w14:paraId="0000023F">
      <w:pPr>
        <w:pStyle w:val="Heading2"/>
        <w:numPr>
          <w:ilvl w:val="0"/>
          <w:numId w:val="20"/>
        </w:numPr>
        <w:spacing w:before="0" w:beforeAutospacing="0"/>
        <w:rPr>
          <w:color w:val="434343"/>
          <w:sz w:val="24"/>
          <w:szCs w:val="24"/>
          <w:u w:val="none"/>
        </w:rPr>
      </w:pPr>
      <w:bookmarkStart w:colFirst="0" w:colLast="0" w:name="_heading=h.582y2k7vdu72" w:id="65"/>
      <w:bookmarkEnd w:id="65"/>
      <w:r w:rsidDel="00000000" w:rsidR="00000000" w:rsidRPr="00000000">
        <w:rPr>
          <w:color w:val="434343"/>
          <w:sz w:val="24"/>
          <w:szCs w:val="24"/>
          <w:rtl w:val="0"/>
        </w:rPr>
        <w:t xml:space="preserve">The primary concern for our study is ensuring that the images shown to participants remain appropriate and contextually relevant to the associated news articles. All articles and accompanying images are sourced from the Associated Press (AP), a reputable news organization. Most articles come with multiple editorially approved images, and our system selects one of them based on user image click history.</w:t>
      </w:r>
    </w:p>
    <w:p w:rsidR="00000000" w:rsidDel="00000000" w:rsidP="00000000" w:rsidRDefault="00000000" w:rsidRPr="00000000" w14:paraId="00000240">
      <w:pPr>
        <w:numPr>
          <w:ilvl w:val="0"/>
          <w:numId w:val="20"/>
        </w:numPr>
        <w:spacing w:after="0" w:afterAutospacing="0"/>
        <w:ind w:left="1440" w:hanging="360"/>
        <w:rPr>
          <w:rFonts w:ascii="Calibri" w:cs="Calibri" w:eastAsia="Calibri" w:hAnsi="Calibri"/>
          <w:color w:val="434343"/>
          <w:u w:val="none"/>
        </w:rPr>
      </w:pPr>
      <w:r w:rsidDel="00000000" w:rsidR="00000000" w:rsidRPr="00000000">
        <w:rPr>
          <w:rFonts w:ascii="Calibri" w:cs="Calibri" w:eastAsia="Calibri" w:hAnsi="Calibri"/>
          <w:color w:val="434343"/>
          <w:rtl w:val="0"/>
        </w:rPr>
        <w:t xml:space="preserve">Prior to launching the study, the system will be tested internally by the POPROX research team. During this internal testing phase, team members will monitor the image selection system for any instances where the chosen image may be misaligned with the article’s content. Feedback will be gathered, and any necessary adjustments will be made before the study is made available to participants.</w:t>
      </w:r>
    </w:p>
    <w:p w:rsidR="00000000" w:rsidDel="00000000" w:rsidP="00000000" w:rsidRDefault="00000000" w:rsidRPr="00000000" w14:paraId="00000241">
      <w:pPr>
        <w:numPr>
          <w:ilvl w:val="0"/>
          <w:numId w:val="20"/>
        </w:numPr>
        <w:spacing w:before="0" w:beforeAutospacing="0" w:lineRule="auto"/>
        <w:ind w:left="1440" w:hanging="360"/>
        <w:rPr>
          <w:rFonts w:ascii="Calibri" w:cs="Calibri" w:eastAsia="Calibri" w:hAnsi="Calibri"/>
          <w:color w:val="434343"/>
          <w:u w:val="none"/>
        </w:rPr>
      </w:pPr>
      <w:r w:rsidDel="00000000" w:rsidR="00000000" w:rsidRPr="00000000">
        <w:rPr>
          <w:rFonts w:ascii="Calibri" w:cs="Calibri" w:eastAsia="Calibri" w:hAnsi="Calibri"/>
          <w:color w:val="434343"/>
          <w:rtl w:val="0"/>
        </w:rPr>
        <w:t xml:space="preserve">During the study, the research team will </w:t>
      </w:r>
      <w:r w:rsidDel="00000000" w:rsidR="00000000" w:rsidRPr="00000000">
        <w:rPr>
          <w:rFonts w:ascii="Calibri" w:cs="Calibri" w:eastAsia="Calibri" w:hAnsi="Calibri"/>
          <w:color w:val="434343"/>
          <w:rtl w:val="0"/>
        </w:rPr>
        <w:t xml:space="preserve">monitor user opt-outs and any participant complaints related to the images shown. Since all images are editorially approved by the Associated Press and pre-associated with their respective articles, the risk of inappropriate or misleading image selection is minimal. If users report concerns or opt out at elevated rates, we will review the issue and make adjustments to the image selection mechanism if necessary. </w:t>
      </w:r>
      <w:r w:rsidDel="00000000" w:rsidR="00000000" w:rsidRPr="00000000">
        <w:rPr>
          <w:rtl w:val="0"/>
        </w:rPr>
      </w:r>
    </w:p>
    <w:p w:rsidR="00000000" w:rsidDel="00000000" w:rsidP="00000000" w:rsidRDefault="00000000" w:rsidRPr="00000000" w14:paraId="00000242">
      <w:pPr>
        <w:pStyle w:val="Heading2"/>
        <w:numPr>
          <w:ilvl w:val="1"/>
          <w:numId w:val="4"/>
        </w:numPr>
        <w:ind w:left="990" w:hanging="576"/>
        <w:rPr>
          <w:rFonts w:ascii="Calibri" w:cs="Calibri" w:eastAsia="Calibri" w:hAnsi="Calibri"/>
          <w:b w:val="1"/>
        </w:rPr>
      </w:pPr>
      <w:bookmarkStart w:colFirst="0" w:colLast="0" w:name="_heading=h.3i193k8052d" w:id="66"/>
      <w:bookmarkEnd w:id="66"/>
      <w:r w:rsidDel="00000000" w:rsidR="00000000" w:rsidRPr="00000000">
        <w:rPr>
          <w:b w:val="1"/>
          <w:color w:val="000000"/>
          <w:sz w:val="24"/>
          <w:szCs w:val="24"/>
          <w:rtl w:val="0"/>
        </w:rPr>
        <w:t xml:space="preserve">Data Integrity Monitoring: </w:t>
      </w:r>
      <w:r w:rsidDel="00000000" w:rsidR="00000000" w:rsidRPr="00000000">
        <w:rPr>
          <w:rtl w:val="0"/>
        </w:rPr>
      </w:r>
    </w:p>
    <w:p w:rsidR="00000000" w:rsidDel="00000000" w:rsidP="00000000" w:rsidRDefault="00000000" w:rsidRPr="00000000" w14:paraId="00000243">
      <w:pPr>
        <w:spacing w:before="120" w:lineRule="auto"/>
        <w:ind w:left="990" w:firstLine="0"/>
        <w:rPr>
          <w:b w:val="1"/>
          <w:color w:val="000000"/>
          <w:sz w:val="24"/>
          <w:szCs w:val="24"/>
        </w:rPr>
      </w:pPr>
      <w:r w:rsidDel="00000000" w:rsidR="00000000" w:rsidRPr="00000000">
        <w:rPr>
          <w:rFonts w:ascii="Calibri" w:cs="Calibri" w:eastAsia="Calibri" w:hAnsi="Calibri"/>
          <w:color w:val="434343"/>
          <w:rtl w:val="0"/>
        </w:rPr>
        <w:t xml:space="preserve">Once the study is launched, participant behavior will be monitored through regular data exports and system logs. We will ensure that both the control group (standard images) and the personalized image group have active participants and that engagement data is being logged accurately. During weekly team meetings, we will review a sample of participant sessions to confirm that image personalization is functioning as expected and that data is being properly collected across conditions. Any discrepancies in data collection or treatment assignment will be promptly investigated and resolved.</w:t>
      </w:r>
      <w:r w:rsidDel="00000000" w:rsidR="00000000" w:rsidRPr="00000000">
        <w:rPr>
          <w:rFonts w:ascii="Calibri" w:cs="Calibri" w:eastAsia="Calibri" w:hAnsi="Calibri"/>
          <w:rtl w:val="0"/>
        </w:rPr>
        <w:t xml:space="preserve"> Data will be logged automatically through the POPROX platform. We will not access or analyze any engagement data until the experimental period has concluded. At that point, we will verify that assignment conditions (control vs. personalized image) were implemented correctly and that data were collected consistently across participants. Any discrepancies identified during post-study validation will be documented and addressed during the analysis phase. </w:t>
      </w:r>
      <w:r w:rsidDel="00000000" w:rsidR="00000000" w:rsidRPr="00000000">
        <w:rPr>
          <w:rtl w:val="0"/>
        </w:rPr>
      </w:r>
    </w:p>
    <w:p w:rsidR="00000000" w:rsidDel="00000000" w:rsidP="00000000" w:rsidRDefault="00000000" w:rsidRPr="00000000" w14:paraId="00000244">
      <w:pPr>
        <w:pStyle w:val="Heading2"/>
        <w:numPr>
          <w:ilvl w:val="1"/>
          <w:numId w:val="4"/>
        </w:numPr>
        <w:ind w:left="990" w:hanging="576"/>
        <w:rPr>
          <w:rFonts w:ascii="Calibri" w:cs="Calibri" w:eastAsia="Calibri" w:hAnsi="Calibri"/>
          <w:b w:val="1"/>
        </w:rPr>
      </w:pPr>
      <w:bookmarkStart w:colFirst="0" w:colLast="0" w:name="_heading=h.h9kjzk91fjhf" w:id="67"/>
      <w:bookmarkEnd w:id="67"/>
      <w:r w:rsidDel="00000000" w:rsidR="00000000" w:rsidRPr="00000000">
        <w:rPr>
          <w:b w:val="1"/>
          <w:color w:val="000000"/>
          <w:sz w:val="24"/>
          <w:szCs w:val="24"/>
          <w:rtl w:val="0"/>
        </w:rPr>
        <w:t xml:space="preserve">Data Safety Monitoring:</w:t>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990" w:firstLine="0"/>
        <w:rPr>
          <w:rFonts w:ascii="Calibri" w:cs="Calibri" w:eastAsia="Calibri" w:hAnsi="Calibri"/>
          <w:color w:val="ff0000"/>
        </w:rPr>
      </w:pPr>
      <w:r w:rsidDel="00000000" w:rsidR="00000000" w:rsidRPr="00000000">
        <w:rPr>
          <w:rFonts w:ascii="Calibri" w:cs="Calibri" w:eastAsia="Calibri" w:hAnsi="Calibri"/>
          <w:color w:val="434343"/>
          <w:rtl w:val="0"/>
        </w:rPr>
        <w:t xml:space="preserve">As all article content and images come from the Associated Press and are editorially approved, the risk of inappropriate or misleading image selections is very low. The research team will monitor for participant complaints or opt-outs as the primary indicator of any potential issues. If participants report concerns related to image relevance or appropriateness, those cases will be reviewed and addressed as needed. No active image monitoring will be conducted during the experiment.</w:t>
      </w:r>
      <w:r w:rsidDel="00000000" w:rsidR="00000000" w:rsidRPr="00000000">
        <w:rPr>
          <w:rtl w:val="0"/>
        </w:rPr>
      </w:r>
    </w:p>
    <w:p w:rsidR="00000000" w:rsidDel="00000000" w:rsidP="00000000" w:rsidRDefault="00000000" w:rsidRPr="00000000" w14:paraId="00000246">
      <w:pPr>
        <w:pStyle w:val="Heading1"/>
        <w:numPr>
          <w:ilvl w:val="0"/>
          <w:numId w:val="4"/>
        </w:numPr>
        <w:ind w:left="540" w:hanging="540"/>
        <w:rPr>
          <w:rFonts w:ascii="Calibri" w:cs="Calibri" w:eastAsia="Calibri" w:hAnsi="Calibri"/>
          <w:b w:val="1"/>
          <w:color w:val="000000"/>
          <w:sz w:val="24"/>
          <w:szCs w:val="24"/>
        </w:rPr>
      </w:pPr>
      <w:bookmarkStart w:colFirst="0" w:colLast="0" w:name="_heading=h.kgcv8k" w:id="68"/>
      <w:bookmarkEnd w:id="68"/>
      <w:r w:rsidDel="00000000" w:rsidR="00000000" w:rsidRPr="00000000">
        <w:rPr>
          <w:rFonts w:ascii="Calibri" w:cs="Calibri" w:eastAsia="Calibri" w:hAnsi="Calibri"/>
          <w:b w:val="1"/>
          <w:color w:val="000000"/>
          <w:sz w:val="24"/>
          <w:szCs w:val="24"/>
          <w:rtl w:val="0"/>
        </w:rPr>
        <w:t xml:space="preserve">Provisions to Protect the Privacy Interests of Participants</w:t>
      </w:r>
    </w:p>
    <w:p w:rsidR="00000000" w:rsidDel="00000000" w:rsidP="00000000" w:rsidRDefault="00000000" w:rsidRPr="00000000" w14:paraId="00000247">
      <w:pPr>
        <w:pStyle w:val="Heading2"/>
        <w:numPr>
          <w:ilvl w:val="1"/>
          <w:numId w:val="4"/>
        </w:numPr>
        <w:ind w:left="990" w:hanging="576"/>
        <w:rPr>
          <w:rFonts w:ascii="Calibri" w:cs="Calibri" w:eastAsia="Calibri" w:hAnsi="Calibri"/>
          <w:b w:val="1"/>
          <w:color w:val="000000"/>
          <w:sz w:val="24"/>
          <w:szCs w:val="24"/>
        </w:rPr>
      </w:pPr>
      <w:bookmarkStart w:colFirst="0" w:colLast="0" w:name="_heading=h.34g0dwd" w:id="69"/>
      <w:bookmarkEnd w:id="69"/>
      <w:r w:rsidDel="00000000" w:rsidR="00000000" w:rsidRPr="00000000">
        <w:rPr>
          <w:rFonts w:ascii="Calibri" w:cs="Calibri" w:eastAsia="Calibri" w:hAnsi="Calibri"/>
          <w:b w:val="1"/>
          <w:color w:val="000000"/>
          <w:sz w:val="24"/>
          <w:szCs w:val="24"/>
          <w:rtl w:val="0"/>
        </w:rPr>
        <w:t xml:space="preserve">Protecting Privacy:</w:t>
      </w:r>
    </w:p>
    <w:p w:rsidR="00000000" w:rsidDel="00000000" w:rsidP="00000000" w:rsidRDefault="00000000" w:rsidRPr="00000000" w14:paraId="00000248">
      <w:pPr>
        <w:spacing w:after="120" w:before="120" w:lineRule="auto"/>
        <w:ind w:left="990" w:hanging="7.000000000000028"/>
        <w:rPr>
          <w:rFonts w:ascii="Calibri" w:cs="Calibri" w:eastAsia="Calibri" w:hAnsi="Calibri"/>
          <w:color w:val="ff0000"/>
        </w:rPr>
      </w:pPr>
      <w:r w:rsidDel="00000000" w:rsidR="00000000" w:rsidRPr="00000000">
        <w:rPr>
          <w:rFonts w:ascii="Calibri" w:cs="Calibri" w:eastAsia="Calibri" w:hAnsi="Calibri"/>
          <w:rtl w:val="0"/>
        </w:rPr>
        <w:t xml:space="preserve">See Section 20 in the POPROX Master Protocol approved by Advarra for data security procedures.</w:t>
      </w:r>
      <w:r w:rsidDel="00000000" w:rsidR="00000000" w:rsidRPr="00000000">
        <w:rPr>
          <w:rtl w:val="0"/>
        </w:rPr>
      </w:r>
    </w:p>
    <w:p w:rsidR="00000000" w:rsidDel="00000000" w:rsidP="00000000" w:rsidRDefault="00000000" w:rsidRPr="00000000" w14:paraId="00000249">
      <w:pPr>
        <w:pStyle w:val="Heading2"/>
        <w:numPr>
          <w:ilvl w:val="1"/>
          <w:numId w:val="4"/>
        </w:numPr>
        <w:ind w:left="990" w:hanging="576"/>
        <w:rPr>
          <w:rFonts w:ascii="Calibri" w:cs="Calibri" w:eastAsia="Calibri" w:hAnsi="Calibri"/>
          <w:b w:val="1"/>
          <w:color w:val="000000"/>
          <w:sz w:val="24"/>
          <w:szCs w:val="24"/>
        </w:rPr>
      </w:pPr>
      <w:bookmarkStart w:colFirst="0" w:colLast="0" w:name="_heading=h.1jlao46" w:id="70"/>
      <w:bookmarkEnd w:id="70"/>
      <w:r w:rsidDel="00000000" w:rsidR="00000000" w:rsidRPr="00000000">
        <w:rPr>
          <w:rFonts w:ascii="Calibri" w:cs="Calibri" w:eastAsia="Calibri" w:hAnsi="Calibri"/>
          <w:b w:val="1"/>
          <w:color w:val="000000"/>
          <w:sz w:val="24"/>
          <w:szCs w:val="24"/>
          <w:rtl w:val="0"/>
        </w:rPr>
        <w:t xml:space="preserve">Access to Participants:</w:t>
      </w:r>
    </w:p>
    <w:p w:rsidR="00000000" w:rsidDel="00000000" w:rsidP="00000000" w:rsidRDefault="00000000" w:rsidRPr="00000000" w14:paraId="0000024A">
      <w:pPr>
        <w:ind w:left="990" w:firstLine="0"/>
        <w:rPr/>
      </w:pPr>
      <w:r w:rsidDel="00000000" w:rsidR="00000000" w:rsidRPr="00000000">
        <w:rPr>
          <w:rFonts w:ascii="Calibri" w:cs="Calibri" w:eastAsia="Calibri" w:hAnsi="Calibri"/>
          <w:rtl w:val="0"/>
        </w:rPr>
        <w:t xml:space="preserve">With POPROX experimenter guidance, we will not have access to participants or their private data. We will only access their anonymized newsletter reading logs and survey responses during our experiment.</w:t>
      </w:r>
      <w:r w:rsidDel="00000000" w:rsidR="00000000" w:rsidRPr="00000000">
        <w:rPr>
          <w:rtl w:val="0"/>
        </w:rPr>
      </w:r>
    </w:p>
    <w:p w:rsidR="00000000" w:rsidDel="00000000" w:rsidP="00000000" w:rsidRDefault="00000000" w:rsidRPr="00000000" w14:paraId="0000024B">
      <w:pPr>
        <w:pStyle w:val="Heading1"/>
        <w:numPr>
          <w:ilvl w:val="0"/>
          <w:numId w:val="4"/>
        </w:numPr>
        <w:ind w:left="540" w:hanging="540"/>
        <w:rPr>
          <w:rFonts w:ascii="Calibri" w:cs="Calibri" w:eastAsia="Calibri" w:hAnsi="Calibri"/>
          <w:b w:val="1"/>
          <w:color w:val="000000"/>
          <w:sz w:val="24"/>
          <w:szCs w:val="24"/>
        </w:rPr>
      </w:pPr>
      <w:bookmarkStart w:colFirst="0" w:colLast="0" w:name="_heading=h.43ky6rz" w:id="71"/>
      <w:bookmarkEnd w:id="71"/>
      <w:r w:rsidDel="00000000" w:rsidR="00000000" w:rsidRPr="00000000">
        <w:rPr>
          <w:rFonts w:ascii="Calibri" w:cs="Calibri" w:eastAsia="Calibri" w:hAnsi="Calibri"/>
          <w:b w:val="1"/>
          <w:color w:val="000000"/>
          <w:sz w:val="24"/>
          <w:szCs w:val="24"/>
          <w:rtl w:val="0"/>
        </w:rPr>
        <w:t xml:space="preserve">Compensation for Research-Related Injury</w:t>
      </w:r>
    </w:p>
    <w:p w:rsidR="00000000" w:rsidDel="00000000" w:rsidP="00000000" w:rsidRDefault="00000000" w:rsidRPr="00000000" w14:paraId="0000024C">
      <w:pPr>
        <w:pStyle w:val="Heading2"/>
        <w:numPr>
          <w:ilvl w:val="1"/>
          <w:numId w:val="4"/>
        </w:numPr>
        <w:ind w:left="990" w:hanging="576"/>
        <w:rPr>
          <w:rFonts w:ascii="Calibri" w:cs="Calibri" w:eastAsia="Calibri" w:hAnsi="Calibri"/>
          <w:b w:val="1"/>
          <w:color w:val="000000"/>
          <w:sz w:val="24"/>
          <w:szCs w:val="24"/>
        </w:rPr>
      </w:pPr>
      <w:bookmarkStart w:colFirst="0" w:colLast="0" w:name="_heading=h.2iq8gzs" w:id="72"/>
      <w:bookmarkEnd w:id="72"/>
      <w:r w:rsidDel="00000000" w:rsidR="00000000" w:rsidRPr="00000000">
        <w:rPr>
          <w:rFonts w:ascii="Calibri" w:cs="Calibri" w:eastAsia="Calibri" w:hAnsi="Calibri"/>
          <w:b w:val="1"/>
          <w:color w:val="000000"/>
          <w:sz w:val="24"/>
          <w:szCs w:val="24"/>
          <w:rtl w:val="0"/>
        </w:rPr>
        <w:t xml:space="preserve">Compensation for Research-Related Injury:</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N/A</w:t>
      </w:r>
      <w:r w:rsidDel="00000000" w:rsidR="00000000" w:rsidRPr="00000000">
        <w:rPr>
          <w:rtl w:val="0"/>
        </w:rPr>
      </w:r>
    </w:p>
    <w:p w:rsidR="00000000" w:rsidDel="00000000" w:rsidP="00000000" w:rsidRDefault="00000000" w:rsidRPr="00000000" w14:paraId="0000024D">
      <w:pPr>
        <w:pStyle w:val="Heading2"/>
        <w:numPr>
          <w:ilvl w:val="1"/>
          <w:numId w:val="4"/>
        </w:numPr>
        <w:ind w:left="990" w:hanging="576"/>
        <w:rPr>
          <w:rFonts w:ascii="Calibri" w:cs="Calibri" w:eastAsia="Calibri" w:hAnsi="Calibri"/>
          <w:b w:val="1"/>
          <w:color w:val="000000"/>
          <w:sz w:val="24"/>
          <w:szCs w:val="24"/>
        </w:rPr>
      </w:pPr>
      <w:bookmarkStart w:colFirst="0" w:colLast="0" w:name="_heading=h.xvir7l" w:id="73"/>
      <w:bookmarkEnd w:id="73"/>
      <w:r w:rsidDel="00000000" w:rsidR="00000000" w:rsidRPr="00000000">
        <w:rPr>
          <w:rFonts w:ascii="Calibri" w:cs="Calibri" w:eastAsia="Calibri" w:hAnsi="Calibri"/>
          <w:b w:val="1"/>
          <w:color w:val="000000"/>
          <w:sz w:val="24"/>
          <w:szCs w:val="24"/>
          <w:rtl w:val="0"/>
        </w:rPr>
        <w:t xml:space="preserve">Contract Language:</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N/A</w:t>
      </w:r>
      <w:r w:rsidDel="00000000" w:rsidR="00000000" w:rsidRPr="00000000">
        <w:rPr>
          <w:rtl w:val="0"/>
        </w:rPr>
      </w:r>
    </w:p>
    <w:p w:rsidR="00000000" w:rsidDel="00000000" w:rsidP="00000000" w:rsidRDefault="00000000" w:rsidRPr="00000000" w14:paraId="0000024E">
      <w:pPr>
        <w:pStyle w:val="Heading1"/>
        <w:numPr>
          <w:ilvl w:val="0"/>
          <w:numId w:val="4"/>
        </w:numPr>
        <w:ind w:left="432" w:hanging="432"/>
        <w:rPr>
          <w:rFonts w:ascii="Calibri" w:cs="Calibri" w:eastAsia="Calibri" w:hAnsi="Calibri"/>
          <w:b w:val="1"/>
          <w:color w:val="000000"/>
          <w:sz w:val="24"/>
          <w:szCs w:val="24"/>
        </w:rPr>
      </w:pPr>
      <w:bookmarkStart w:colFirst="0" w:colLast="0" w:name="_heading=h.3hv69ve" w:id="74"/>
      <w:bookmarkEnd w:id="74"/>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Storing Data for Future Use</w:t>
      </w:r>
    </w:p>
    <w:p w:rsidR="00000000" w:rsidDel="00000000" w:rsidP="00000000" w:rsidRDefault="00000000" w:rsidRPr="00000000" w14:paraId="0000024F">
      <w:pPr>
        <w:ind w:left="450" w:firstLine="0"/>
        <w:rPr/>
      </w:pPr>
      <w:r w:rsidDel="00000000" w:rsidR="00000000" w:rsidRPr="00000000">
        <w:rPr>
          <w:rtl w:val="0"/>
        </w:rPr>
      </w:r>
    </w:p>
    <w:p w:rsidR="00000000" w:rsidDel="00000000" w:rsidP="00000000" w:rsidRDefault="00000000" w:rsidRPr="00000000" w14:paraId="00000250">
      <w:pPr>
        <w:pStyle w:val="Heading2"/>
        <w:numPr>
          <w:ilvl w:val="1"/>
          <w:numId w:val="4"/>
        </w:numPr>
        <w:ind w:left="990" w:hanging="576"/>
        <w:rPr>
          <w:rFonts w:ascii="Calibri" w:cs="Calibri" w:eastAsia="Calibri" w:hAnsi="Calibri"/>
          <w:b w:val="1"/>
          <w:color w:val="000000"/>
          <w:sz w:val="24"/>
          <w:szCs w:val="24"/>
        </w:rPr>
      </w:pPr>
      <w:bookmarkStart w:colFirst="0" w:colLast="0" w:name="_heading=h.1x0gk37" w:id="75"/>
      <w:bookmarkEnd w:id="75"/>
      <w:r w:rsidDel="00000000" w:rsidR="00000000" w:rsidRPr="00000000">
        <w:rPr>
          <w:rFonts w:ascii="Calibri" w:cs="Calibri" w:eastAsia="Calibri" w:hAnsi="Calibri"/>
          <w:b w:val="1"/>
          <w:color w:val="000000"/>
          <w:sz w:val="24"/>
          <w:szCs w:val="24"/>
          <w:rtl w:val="0"/>
        </w:rPr>
        <w:t xml:space="preserve">Storage and Access:</w:t>
      </w:r>
    </w:p>
    <w:p w:rsidR="00000000" w:rsidDel="00000000" w:rsidP="00000000" w:rsidRDefault="00000000" w:rsidRPr="00000000" w14:paraId="00000251">
      <w:pPr>
        <w:ind w:left="990" w:firstLine="0"/>
        <w:rPr>
          <w:rFonts w:ascii="Times New Roman" w:cs="Times New Roman" w:eastAsia="Times New Roman" w:hAnsi="Times New Roman"/>
        </w:rPr>
      </w:pPr>
      <w:r w:rsidDel="00000000" w:rsidR="00000000" w:rsidRPr="00000000">
        <w:rPr>
          <w:rFonts w:ascii="Calibri" w:cs="Calibri" w:eastAsia="Calibri" w:hAnsi="Calibri"/>
          <w:rtl w:val="0"/>
        </w:rPr>
        <w:t xml:space="preserve">With POPROX experimenter guidance, all study data will be stored and open-sourced to future researchers for research-only purposes under licenses. We will not store the data ourselves, but POPROX will keep the data in its cloud service.</w:t>
      </w:r>
      <w:r w:rsidDel="00000000" w:rsidR="00000000" w:rsidRPr="00000000">
        <w:rPr>
          <w:rtl w:val="0"/>
        </w:rPr>
      </w:r>
    </w:p>
    <w:p w:rsidR="00000000" w:rsidDel="00000000" w:rsidP="00000000" w:rsidRDefault="00000000" w:rsidRPr="00000000" w14:paraId="00000252">
      <w:pPr>
        <w:pStyle w:val="Heading2"/>
        <w:numPr>
          <w:ilvl w:val="1"/>
          <w:numId w:val="4"/>
        </w:numPr>
        <w:ind w:left="990" w:hanging="576"/>
        <w:rPr>
          <w:rFonts w:ascii="Calibri" w:cs="Calibri" w:eastAsia="Calibri" w:hAnsi="Calibri"/>
          <w:b w:val="1"/>
          <w:color w:val="000000"/>
          <w:sz w:val="24"/>
          <w:szCs w:val="24"/>
        </w:rPr>
      </w:pPr>
      <w:bookmarkStart w:colFirst="0" w:colLast="0" w:name="_heading=h.4h042r0" w:id="76"/>
      <w:bookmarkEnd w:id="76"/>
      <w:r w:rsidDel="00000000" w:rsidR="00000000" w:rsidRPr="00000000">
        <w:rPr>
          <w:rFonts w:ascii="Calibri" w:cs="Calibri" w:eastAsia="Calibri" w:hAnsi="Calibri"/>
          <w:b w:val="1"/>
          <w:color w:val="000000"/>
          <w:sz w:val="24"/>
          <w:szCs w:val="24"/>
          <w:rtl w:val="0"/>
        </w:rPr>
        <w:t xml:space="preserve">Data:</w:t>
      </w:r>
    </w:p>
    <w:p w:rsidR="00000000" w:rsidDel="00000000" w:rsidP="00000000" w:rsidRDefault="00000000" w:rsidRPr="00000000" w14:paraId="00000253">
      <w:pPr>
        <w:ind w:left="990" w:firstLine="0"/>
        <w:rPr>
          <w:rFonts w:ascii="Calibri" w:cs="Calibri" w:eastAsia="Calibri" w:hAnsi="Calibri"/>
        </w:rPr>
      </w:pPr>
      <w:r w:rsidDel="00000000" w:rsidR="00000000" w:rsidRPr="00000000">
        <w:rPr>
          <w:rFonts w:ascii="Calibri" w:cs="Calibri" w:eastAsia="Calibri" w:hAnsi="Calibri"/>
          <w:rtl w:val="0"/>
        </w:rPr>
        <w:t xml:space="preserve">Based on the POPROX experimenter guide, the following data will be stored for future use by the research community:</w:t>
      </w:r>
    </w:p>
    <w:p w:rsidR="00000000" w:rsidDel="00000000" w:rsidP="00000000" w:rsidRDefault="00000000" w:rsidRPr="00000000" w14:paraId="00000254">
      <w:pPr>
        <w:numPr>
          <w:ilvl w:val="0"/>
          <w:numId w:val="15"/>
        </w:numPr>
        <w:ind w:left="1440" w:hanging="360"/>
        <w:rPr>
          <w:rFonts w:ascii="Calibri" w:cs="Calibri" w:eastAsia="Calibri" w:hAnsi="Calibri"/>
        </w:rPr>
      </w:pPr>
      <w:r w:rsidDel="00000000" w:rsidR="00000000" w:rsidRPr="00000000">
        <w:rPr>
          <w:rFonts w:ascii="Calibri" w:cs="Calibri" w:eastAsia="Calibri" w:hAnsi="Calibri"/>
          <w:rtl w:val="0"/>
        </w:rPr>
        <w:t xml:space="preserve">implicit log information</w:t>
      </w:r>
    </w:p>
    <w:p w:rsidR="00000000" w:rsidDel="00000000" w:rsidP="00000000" w:rsidRDefault="00000000" w:rsidRPr="00000000" w14:paraId="00000255">
      <w:pPr>
        <w:numPr>
          <w:ilvl w:val="1"/>
          <w:numId w:val="15"/>
        </w:numPr>
        <w:ind w:left="2160" w:hanging="360"/>
        <w:rPr>
          <w:rFonts w:ascii="Calibri" w:cs="Calibri" w:eastAsia="Calibri" w:hAnsi="Calibri"/>
        </w:rPr>
      </w:pPr>
      <w:r w:rsidDel="00000000" w:rsidR="00000000" w:rsidRPr="00000000">
        <w:rPr>
          <w:rFonts w:ascii="Calibri" w:cs="Calibri" w:eastAsia="Calibri" w:hAnsi="Calibri"/>
          <w:rtl w:val="0"/>
        </w:rPr>
        <w:t xml:space="preserve">Opening of newsletter</w:t>
      </w:r>
    </w:p>
    <w:p w:rsidR="00000000" w:rsidDel="00000000" w:rsidP="00000000" w:rsidRDefault="00000000" w:rsidRPr="00000000" w14:paraId="00000256">
      <w:pPr>
        <w:numPr>
          <w:ilvl w:val="1"/>
          <w:numId w:val="15"/>
        </w:numPr>
        <w:ind w:left="2160" w:hanging="360"/>
        <w:rPr>
          <w:rFonts w:ascii="Calibri" w:cs="Calibri" w:eastAsia="Calibri" w:hAnsi="Calibri"/>
        </w:rPr>
      </w:pPr>
      <w:r w:rsidDel="00000000" w:rsidR="00000000" w:rsidRPr="00000000">
        <w:rPr>
          <w:rFonts w:ascii="Calibri" w:cs="Calibri" w:eastAsia="Calibri" w:hAnsi="Calibri"/>
          <w:rtl w:val="0"/>
        </w:rPr>
        <w:t xml:space="preserve">Click on news articles</w:t>
      </w:r>
    </w:p>
    <w:p w:rsidR="00000000" w:rsidDel="00000000" w:rsidP="00000000" w:rsidRDefault="00000000" w:rsidRPr="00000000" w14:paraId="00000257">
      <w:pPr>
        <w:numPr>
          <w:ilvl w:val="1"/>
          <w:numId w:val="15"/>
        </w:numPr>
        <w:ind w:left="2160" w:hanging="360"/>
        <w:rPr>
          <w:rFonts w:ascii="Calibri" w:cs="Calibri" w:eastAsia="Calibri" w:hAnsi="Calibri"/>
        </w:rPr>
      </w:pPr>
      <w:r w:rsidDel="00000000" w:rsidR="00000000" w:rsidRPr="00000000">
        <w:rPr>
          <w:rFonts w:ascii="Calibri" w:cs="Calibri" w:eastAsia="Calibri" w:hAnsi="Calibri"/>
          <w:rtl w:val="0"/>
        </w:rPr>
        <w:t xml:space="preserve">Answer to periodic survey emails</w:t>
      </w:r>
    </w:p>
    <w:p w:rsidR="00000000" w:rsidDel="00000000" w:rsidP="00000000" w:rsidRDefault="00000000" w:rsidRPr="00000000" w14:paraId="00000258">
      <w:pPr>
        <w:numPr>
          <w:ilvl w:val="1"/>
          <w:numId w:val="15"/>
        </w:numPr>
        <w:ind w:left="2160" w:hanging="360"/>
        <w:rPr>
          <w:rFonts w:ascii="Calibri" w:cs="Calibri" w:eastAsia="Calibri" w:hAnsi="Calibri"/>
        </w:rPr>
      </w:pPr>
      <w:r w:rsidDel="00000000" w:rsidR="00000000" w:rsidRPr="00000000">
        <w:rPr>
          <w:rFonts w:ascii="Calibri" w:cs="Calibri" w:eastAsia="Calibri" w:hAnsi="Calibri"/>
          <w:rtl w:val="0"/>
        </w:rPr>
        <w:t xml:space="preserve">Answer to experiment-specific questions</w:t>
      </w:r>
    </w:p>
    <w:p w:rsidR="00000000" w:rsidDel="00000000" w:rsidP="00000000" w:rsidRDefault="00000000" w:rsidRPr="00000000" w14:paraId="00000259">
      <w:pPr>
        <w:pStyle w:val="Heading2"/>
        <w:numPr>
          <w:ilvl w:val="1"/>
          <w:numId w:val="4"/>
        </w:numPr>
        <w:ind w:left="990" w:hanging="576"/>
        <w:rPr>
          <w:rFonts w:ascii="Calibri" w:cs="Calibri" w:eastAsia="Calibri" w:hAnsi="Calibri"/>
          <w:b w:val="1"/>
          <w:color w:val="000000"/>
          <w:sz w:val="24"/>
          <w:szCs w:val="24"/>
        </w:rPr>
      </w:pPr>
      <w:bookmarkStart w:colFirst="0" w:colLast="0" w:name="_heading=h.2w5ecyt" w:id="77"/>
      <w:bookmarkEnd w:id="77"/>
      <w:r w:rsidDel="00000000" w:rsidR="00000000" w:rsidRPr="00000000">
        <w:rPr>
          <w:rFonts w:ascii="Calibri" w:cs="Calibri" w:eastAsia="Calibri" w:hAnsi="Calibri"/>
          <w:b w:val="1"/>
          <w:color w:val="000000"/>
          <w:sz w:val="24"/>
          <w:szCs w:val="24"/>
          <w:rtl w:val="0"/>
        </w:rPr>
        <w:t xml:space="preserve">Release/Sharing:</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20" w:before="120" w:lineRule="auto"/>
        <w:ind w:left="720" w:firstLine="0"/>
        <w:rPr>
          <w:rFonts w:ascii="Calibri" w:cs="Calibri" w:eastAsia="Calibri" w:hAnsi="Calibri"/>
        </w:rPr>
      </w:pPr>
      <w:r w:rsidDel="00000000" w:rsidR="00000000" w:rsidRPr="00000000">
        <w:rPr>
          <w:rFonts w:ascii="Calibri" w:cs="Calibri" w:eastAsia="Calibri" w:hAnsi="Calibri"/>
          <w:rtl w:val="0"/>
        </w:rPr>
        <w:t xml:space="preserve">We will follow the release/sharing requirements of the POPROX platform. Please refer to the release/sharing section in the POPROX master protocol for more information.</w:t>
      </w:r>
    </w:p>
    <w:p w:rsidR="00000000" w:rsidDel="00000000" w:rsidP="00000000" w:rsidRDefault="00000000" w:rsidRPr="00000000" w14:paraId="0000025B">
      <w:pPr>
        <w:pStyle w:val="Heading2"/>
        <w:numPr>
          <w:ilvl w:val="1"/>
          <w:numId w:val="4"/>
        </w:numPr>
        <w:ind w:left="990" w:hanging="576"/>
        <w:rPr>
          <w:rFonts w:ascii="Calibri" w:cs="Calibri" w:eastAsia="Calibri" w:hAnsi="Calibri"/>
          <w:b w:val="1"/>
          <w:color w:val="000000"/>
          <w:sz w:val="24"/>
          <w:szCs w:val="24"/>
        </w:rPr>
      </w:pPr>
      <w:bookmarkStart w:colFirst="0" w:colLast="0" w:name="_heading=h.2afmg28" w:id="78"/>
      <w:bookmarkEnd w:id="78"/>
      <w:r w:rsidDel="00000000" w:rsidR="00000000" w:rsidRPr="00000000">
        <w:rPr>
          <w:rFonts w:ascii="Calibri" w:cs="Calibri" w:eastAsia="Calibri" w:hAnsi="Calibri"/>
          <w:b w:val="1"/>
          <w:color w:val="000000"/>
          <w:sz w:val="24"/>
          <w:szCs w:val="24"/>
          <w:rtl w:val="0"/>
        </w:rPr>
        <w:t xml:space="preserve">Consent Process (when consent will be obtained):</w:t>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left" w:leader="none" w:pos="1800"/>
        </w:tabs>
        <w:ind w:left="720" w:firstLine="720"/>
        <w:rPr>
          <w:rFonts w:ascii="Calibri" w:cs="Calibri" w:eastAsia="Calibri" w:hAnsi="Calibri"/>
          <w:b w:val="1"/>
        </w:rPr>
      </w:pPr>
      <w:bookmarkStart w:colFirst="0" w:colLast="0" w:name="_heading=h.39kk8xu" w:id="79"/>
      <w:bookmarkEnd w:id="79"/>
      <w:r w:rsidDel="00000000" w:rsidR="00000000" w:rsidRPr="00000000">
        <w:rPr>
          <w:rFonts w:ascii="Calibri" w:cs="Calibri" w:eastAsia="Calibri" w:hAnsi="Calibri"/>
          <w:rtl w:val="0"/>
        </w:rPr>
        <w:t xml:space="preserve">Please refer to section 10.</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tabs>
          <w:tab w:val="left" w:leader="none" w:pos="1800"/>
        </w:tabs>
        <w:ind w:left="990" w:firstLine="0"/>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25E">
      <w:pPr>
        <w:pStyle w:val="Heading2"/>
        <w:numPr>
          <w:ilvl w:val="1"/>
          <w:numId w:val="4"/>
        </w:numPr>
        <w:ind w:left="990" w:hanging="576"/>
        <w:rPr>
          <w:rFonts w:ascii="Calibri" w:cs="Calibri" w:eastAsia="Calibri" w:hAnsi="Calibri"/>
          <w:b w:val="1"/>
          <w:color w:val="000000"/>
          <w:sz w:val="24"/>
          <w:szCs w:val="24"/>
        </w:rPr>
      </w:pPr>
      <w:bookmarkStart w:colFirst="0" w:colLast="0" w:name="_heading=h.1opuj5n" w:id="80"/>
      <w:bookmarkEnd w:id="80"/>
      <w:r w:rsidDel="00000000" w:rsidR="00000000" w:rsidRPr="00000000">
        <w:rPr>
          <w:rFonts w:ascii="Calibri" w:cs="Calibri" w:eastAsia="Calibri" w:hAnsi="Calibri"/>
          <w:b w:val="1"/>
          <w:color w:val="000000"/>
          <w:sz w:val="24"/>
          <w:szCs w:val="24"/>
          <w:rtl w:val="0"/>
        </w:rPr>
        <w:t xml:space="preserve">Waiver or Alteration of Consent Process (when consent will not be obtained):</w:t>
      </w:r>
    </w:p>
    <w:p w:rsidR="00000000" w:rsidDel="00000000" w:rsidP="00000000" w:rsidRDefault="00000000" w:rsidRPr="00000000" w14:paraId="0000025F">
      <w:pPr>
        <w:numPr>
          <w:ilvl w:val="0"/>
          <w:numId w:val="7"/>
        </w:numPr>
        <w:pBdr>
          <w:top w:space="0" w:sz="0" w:val="nil"/>
          <w:left w:space="0" w:sz="0" w:val="nil"/>
          <w:bottom w:space="0" w:sz="0" w:val="nil"/>
          <w:right w:space="0" w:sz="0" w:val="nil"/>
          <w:between w:space="0" w:sz="0" w:val="nil"/>
        </w:pBdr>
        <w:spacing w:after="120" w:lineRule="auto"/>
        <w:ind w:left="1350" w:hanging="36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numPr>
          <w:ilvl w:val="1"/>
          <w:numId w:val="4"/>
        </w:numPr>
        <w:ind w:left="990" w:hanging="576"/>
        <w:rPr>
          <w:rFonts w:ascii="Calibri" w:cs="Calibri" w:eastAsia="Calibri" w:hAnsi="Calibri"/>
          <w:b w:val="1"/>
          <w:color w:val="000000"/>
          <w:sz w:val="24"/>
          <w:szCs w:val="24"/>
        </w:rPr>
      </w:pPr>
      <w:bookmarkStart w:colFirst="0" w:colLast="0" w:name="_heading=h.48pi1tg" w:id="81"/>
      <w:bookmarkEnd w:id="81"/>
      <w:r w:rsidDel="00000000" w:rsidR="00000000" w:rsidRPr="00000000">
        <w:rPr>
          <w:rFonts w:ascii="Calibri" w:cs="Calibri" w:eastAsia="Calibri" w:hAnsi="Calibri"/>
          <w:b w:val="1"/>
          <w:color w:val="000000"/>
          <w:sz w:val="24"/>
          <w:szCs w:val="24"/>
          <w:rtl w:val="0"/>
        </w:rPr>
        <w:t xml:space="preserve">Waiver of Written/Signed Documentation of Consent (when written/signed consent will not be obtained):</w:t>
      </w:r>
    </w:p>
    <w:p w:rsidR="00000000" w:rsidDel="00000000" w:rsidP="00000000" w:rsidRDefault="00000000" w:rsidRPr="00000000" w14:paraId="00000262">
      <w:pPr>
        <w:numPr>
          <w:ilvl w:val="0"/>
          <w:numId w:val="8"/>
        </w:numPr>
        <w:spacing w:after="120" w:lineRule="auto"/>
        <w:ind w:left="1260" w:hanging="360"/>
        <w:rPr>
          <w:rFonts w:ascii="Calibri" w:cs="Calibri" w:eastAsia="Calibri" w:hAnsi="Calibri"/>
        </w:rPr>
      </w:pPr>
      <w:r w:rsidDel="00000000" w:rsidR="00000000" w:rsidRPr="00000000">
        <w:rPr>
          <w:rFonts w:ascii="Calibri" w:cs="Calibri" w:eastAsia="Calibri" w:hAnsi="Calibri"/>
          <w:rtl w:val="0"/>
        </w:rPr>
        <w:t xml:space="preserve">Please refer to section 24.3 in the original POPROX master protocol approved by Advarra.</w:t>
      </w:r>
    </w:p>
    <w:p w:rsidR="00000000" w:rsidDel="00000000" w:rsidP="00000000" w:rsidRDefault="00000000" w:rsidRPr="00000000" w14:paraId="00000263">
      <w:pPr>
        <w:pStyle w:val="Heading2"/>
        <w:numPr>
          <w:ilvl w:val="1"/>
          <w:numId w:val="4"/>
        </w:numPr>
        <w:ind w:left="990" w:hanging="576"/>
        <w:rPr>
          <w:rFonts w:ascii="Calibri" w:cs="Calibri" w:eastAsia="Calibri" w:hAnsi="Calibri"/>
          <w:b w:val="1"/>
          <w:color w:val="000000"/>
          <w:sz w:val="24"/>
          <w:szCs w:val="24"/>
        </w:rPr>
      </w:pPr>
      <w:bookmarkStart w:colFirst="0" w:colLast="0" w:name="_heading=h.2nusc19" w:id="82"/>
      <w:bookmarkEnd w:id="82"/>
      <w:r w:rsidDel="00000000" w:rsidR="00000000" w:rsidRPr="00000000">
        <w:rPr>
          <w:rFonts w:ascii="Calibri" w:cs="Calibri" w:eastAsia="Calibri" w:hAnsi="Calibri"/>
          <w:b w:val="1"/>
          <w:color w:val="000000"/>
          <w:sz w:val="24"/>
          <w:szCs w:val="24"/>
          <w:rtl w:val="0"/>
        </w:rPr>
        <w:t xml:space="preserve">Non-English Speaking Participants:</w:t>
      </w:r>
    </w:p>
    <w:p w:rsidR="00000000" w:rsidDel="00000000" w:rsidP="00000000" w:rsidRDefault="00000000" w:rsidRPr="00000000" w14:paraId="00000264">
      <w:pPr>
        <w:numPr>
          <w:ilvl w:val="0"/>
          <w:numId w:val="3"/>
        </w:numPr>
        <w:spacing w:after="120" w:before="12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 do not expect them to enroll. </w:t>
      </w:r>
    </w:p>
    <w:p w:rsidR="00000000" w:rsidDel="00000000" w:rsidP="00000000" w:rsidRDefault="00000000" w:rsidRPr="00000000" w14:paraId="00000265">
      <w:pPr>
        <w:pStyle w:val="Heading2"/>
        <w:numPr>
          <w:ilvl w:val="1"/>
          <w:numId w:val="4"/>
        </w:numPr>
        <w:ind w:left="990" w:hanging="576"/>
        <w:rPr>
          <w:rFonts w:ascii="Calibri" w:cs="Calibri" w:eastAsia="Calibri" w:hAnsi="Calibri"/>
          <w:b w:val="1"/>
          <w:color w:val="000000"/>
          <w:sz w:val="24"/>
          <w:szCs w:val="24"/>
        </w:rPr>
      </w:pPr>
      <w:bookmarkStart w:colFirst="0" w:colLast="0" w:name="_heading=h.1302m92" w:id="83"/>
      <w:bookmarkEnd w:id="83"/>
      <w:r w:rsidDel="00000000" w:rsidR="00000000" w:rsidRPr="00000000">
        <w:rPr>
          <w:rFonts w:ascii="Calibri" w:cs="Calibri" w:eastAsia="Calibri" w:hAnsi="Calibri"/>
          <w:b w:val="1"/>
          <w:color w:val="000000"/>
          <w:sz w:val="24"/>
          <w:szCs w:val="24"/>
          <w:rtl w:val="0"/>
        </w:rPr>
        <w:t xml:space="preserve">Participants Who Are Not Yet Adults (infants, children, teenagers under 18 years of age):</w:t>
      </w:r>
    </w:p>
    <w:p w:rsidR="00000000" w:rsidDel="00000000" w:rsidP="00000000" w:rsidRDefault="00000000" w:rsidRPr="00000000" w14:paraId="00000266">
      <w:pPr>
        <w:numPr>
          <w:ilvl w:val="0"/>
          <w:numId w:val="9"/>
        </w:numPr>
        <w:spacing w:after="120" w:lineRule="auto"/>
        <w:ind w:left="1253" w:hanging="36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67">
      <w:pPr>
        <w:pStyle w:val="Heading2"/>
        <w:numPr>
          <w:ilvl w:val="1"/>
          <w:numId w:val="4"/>
        </w:numPr>
        <w:ind w:left="990" w:hanging="576"/>
        <w:rPr>
          <w:rFonts w:ascii="Calibri" w:cs="Calibri" w:eastAsia="Calibri" w:hAnsi="Calibri"/>
          <w:b w:val="1"/>
          <w:color w:val="000000"/>
          <w:sz w:val="24"/>
          <w:szCs w:val="24"/>
        </w:rPr>
      </w:pPr>
      <w:bookmarkStart w:colFirst="0" w:colLast="0" w:name="_heading=h.2250f4o" w:id="84"/>
      <w:bookmarkEnd w:id="84"/>
      <w:r w:rsidDel="00000000" w:rsidR="00000000" w:rsidRPr="00000000">
        <w:rPr>
          <w:rFonts w:ascii="Calibri" w:cs="Calibri" w:eastAsia="Calibri" w:hAnsi="Calibri"/>
          <w:b w:val="1"/>
          <w:color w:val="000000"/>
          <w:sz w:val="24"/>
          <w:szCs w:val="24"/>
          <w:rtl w:val="0"/>
        </w:rPr>
        <w:t xml:space="preserve">Cognitively Impaired Adults, or adults with fluctuating or diminished capacity to consent:</w:t>
      </w:r>
    </w:p>
    <w:p w:rsidR="00000000" w:rsidDel="00000000" w:rsidP="00000000" w:rsidRDefault="00000000" w:rsidRPr="00000000" w14:paraId="00000268">
      <w:pPr>
        <w:numPr>
          <w:ilvl w:val="0"/>
          <w:numId w:val="10"/>
        </w:numPr>
        <w:spacing w:after="120" w:lineRule="auto"/>
        <w:ind w:left="990" w:hanging="36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269">
      <w:pPr>
        <w:pStyle w:val="Heading2"/>
        <w:numPr>
          <w:ilvl w:val="1"/>
          <w:numId w:val="4"/>
        </w:numPr>
        <w:ind w:left="990" w:hanging="576"/>
        <w:rPr>
          <w:rFonts w:ascii="Calibri" w:cs="Calibri" w:eastAsia="Calibri" w:hAnsi="Calibri"/>
          <w:b w:val="1"/>
          <w:color w:val="000000"/>
          <w:sz w:val="24"/>
          <w:szCs w:val="24"/>
        </w:rPr>
      </w:pPr>
      <w:bookmarkStart w:colFirst="0" w:colLast="0" w:name="_heading=h.haapch" w:id="85"/>
      <w:bookmarkEnd w:id="85"/>
      <w:r w:rsidDel="00000000" w:rsidR="00000000" w:rsidRPr="00000000">
        <w:rPr>
          <w:rFonts w:ascii="Calibri" w:cs="Calibri" w:eastAsia="Calibri" w:hAnsi="Calibri"/>
          <w:b w:val="1"/>
          <w:color w:val="000000"/>
          <w:sz w:val="24"/>
          <w:szCs w:val="24"/>
          <w:rtl w:val="0"/>
        </w:rPr>
        <w:t xml:space="preserve">Adults Unable to Consent:</w:t>
      </w:r>
    </w:p>
    <w:p w:rsidR="00000000" w:rsidDel="00000000" w:rsidP="00000000" w:rsidRDefault="00000000" w:rsidRPr="00000000" w14:paraId="0000026A">
      <w:pPr>
        <w:pStyle w:val="Heading3"/>
        <w:numPr>
          <w:ilvl w:val="2"/>
          <w:numId w:val="4"/>
        </w:numPr>
        <w:ind w:left="1710" w:hanging="720"/>
        <w:rPr>
          <w:rFonts w:ascii="Calibri" w:cs="Calibri" w:eastAsia="Calibri" w:hAnsi="Calibri"/>
          <w:b w:val="1"/>
          <w:color w:val="000000"/>
        </w:rPr>
      </w:pPr>
      <w:bookmarkStart w:colFirst="0" w:colLast="0" w:name="_heading=h.319y80a" w:id="86"/>
      <w:bookmarkEnd w:id="86"/>
      <w:r w:rsidDel="00000000" w:rsidR="00000000" w:rsidRPr="00000000">
        <w:rPr>
          <w:rFonts w:ascii="Calibri" w:cs="Calibri" w:eastAsia="Calibri" w:hAnsi="Calibri"/>
          <w:b w:val="1"/>
          <w:color w:val="000000"/>
          <w:rtl w:val="0"/>
        </w:rPr>
        <w:t xml:space="preserve">Permission: </w:t>
      </w:r>
      <w:r w:rsidDel="00000000" w:rsidR="00000000" w:rsidRPr="00000000">
        <w:rPr>
          <w:color w:val="000000"/>
          <w:rtl w:val="0"/>
        </w:rPr>
        <w:t xml:space="preserve">N/A</w:t>
      </w:r>
      <w:r w:rsidDel="00000000" w:rsidR="00000000" w:rsidRPr="00000000">
        <w:rPr>
          <w:rtl w:val="0"/>
        </w:rPr>
      </w:r>
    </w:p>
    <w:p w:rsidR="00000000" w:rsidDel="00000000" w:rsidP="00000000" w:rsidRDefault="00000000" w:rsidRPr="00000000" w14:paraId="0000026B">
      <w:pPr>
        <w:pStyle w:val="Heading3"/>
        <w:numPr>
          <w:ilvl w:val="2"/>
          <w:numId w:val="4"/>
        </w:numPr>
        <w:ind w:left="1710" w:hanging="720"/>
        <w:rPr>
          <w:rFonts w:ascii="Calibri" w:cs="Calibri" w:eastAsia="Calibri" w:hAnsi="Calibri"/>
          <w:b w:val="1"/>
          <w:color w:val="000000"/>
        </w:rPr>
      </w:pPr>
      <w:bookmarkStart w:colFirst="0" w:colLast="0" w:name="_heading=h.1gf8i83" w:id="87"/>
      <w:bookmarkEnd w:id="87"/>
      <w:r w:rsidDel="00000000" w:rsidR="00000000" w:rsidRPr="00000000">
        <w:rPr>
          <w:rFonts w:ascii="Calibri" w:cs="Calibri" w:eastAsia="Calibri" w:hAnsi="Calibri"/>
          <w:b w:val="1"/>
          <w:color w:val="000000"/>
          <w:rtl w:val="0"/>
        </w:rPr>
        <w:t xml:space="preserve">Assent:</w:t>
      </w:r>
      <w:r w:rsidDel="00000000" w:rsidR="00000000" w:rsidRPr="00000000">
        <w:rPr>
          <w:b w:val="1"/>
          <w:color w:val="000000"/>
          <w:rtl w:val="0"/>
        </w:rPr>
        <w:t xml:space="preserve"> </w:t>
      </w:r>
      <w:r w:rsidDel="00000000" w:rsidR="00000000" w:rsidRPr="00000000">
        <w:rPr>
          <w:color w:val="000000"/>
          <w:rtl w:val="0"/>
        </w:rPr>
        <w:t xml:space="preserve">N/A</w:t>
      </w:r>
      <w:r w:rsidDel="00000000" w:rsidR="00000000" w:rsidRPr="00000000">
        <w:rPr>
          <w:rtl w:val="0"/>
        </w:rPr>
      </w:r>
    </w:p>
    <w:p w:rsidR="00000000" w:rsidDel="00000000" w:rsidP="00000000" w:rsidRDefault="00000000" w:rsidRPr="00000000" w14:paraId="0000026C">
      <w:pPr>
        <w:pStyle w:val="Heading3"/>
        <w:numPr>
          <w:ilvl w:val="2"/>
          <w:numId w:val="4"/>
        </w:numPr>
        <w:ind w:left="1710" w:hanging="720"/>
        <w:rPr>
          <w:rFonts w:ascii="Calibri" w:cs="Calibri" w:eastAsia="Calibri" w:hAnsi="Calibri"/>
          <w:b w:val="1"/>
          <w:color w:val="000000"/>
        </w:rPr>
      </w:pPr>
      <w:bookmarkStart w:colFirst="0" w:colLast="0" w:name="_heading=h.40ew0vw" w:id="88"/>
      <w:bookmarkEnd w:id="88"/>
      <w:r w:rsidDel="00000000" w:rsidR="00000000" w:rsidRPr="00000000">
        <w:rPr>
          <w:rFonts w:ascii="Calibri" w:cs="Calibri" w:eastAsia="Calibri" w:hAnsi="Calibri"/>
          <w:b w:val="1"/>
          <w:color w:val="000000"/>
          <w:rtl w:val="0"/>
        </w:rPr>
        <w:t xml:space="preserve">Dissent:</w:t>
      </w:r>
      <w:r w:rsidDel="00000000" w:rsidR="00000000" w:rsidRPr="00000000">
        <w:rPr>
          <w:b w:val="1"/>
          <w:color w:val="000000"/>
          <w:rtl w:val="0"/>
        </w:rPr>
        <w:t xml:space="preserve"> </w:t>
      </w:r>
      <w:r w:rsidDel="00000000" w:rsidR="00000000" w:rsidRPr="00000000">
        <w:rPr>
          <w:color w:val="000000"/>
          <w:rtl w:val="0"/>
        </w:rPr>
        <w:t xml:space="preserve">N/A</w:t>
      </w:r>
      <w:r w:rsidDel="00000000" w:rsidR="00000000" w:rsidRPr="00000000">
        <w:rPr>
          <w:rtl w:val="0"/>
        </w:rPr>
      </w:r>
    </w:p>
    <w:p w:rsidR="00000000" w:rsidDel="00000000" w:rsidP="00000000" w:rsidRDefault="00000000" w:rsidRPr="00000000" w14:paraId="0000026D">
      <w:pPr>
        <w:pStyle w:val="Heading1"/>
        <w:numPr>
          <w:ilvl w:val="0"/>
          <w:numId w:val="4"/>
        </w:numPr>
        <w:ind w:left="540" w:hanging="540"/>
        <w:rPr>
          <w:rFonts w:ascii="Calibri" w:cs="Calibri" w:eastAsia="Calibri" w:hAnsi="Calibri"/>
          <w:b w:val="1"/>
          <w:color w:val="000000"/>
          <w:sz w:val="24"/>
          <w:szCs w:val="24"/>
        </w:rPr>
      </w:pPr>
      <w:bookmarkStart w:colFirst="0" w:colLast="0" w:name="_heading=h.2fk6b3p" w:id="89"/>
      <w:bookmarkEnd w:id="89"/>
      <w:r w:rsidDel="00000000" w:rsidR="00000000" w:rsidRPr="00000000">
        <w:rPr>
          <w:rFonts w:ascii="Calibri" w:cs="Calibri" w:eastAsia="Calibri" w:hAnsi="Calibri"/>
          <w:b w:val="1"/>
          <w:color w:val="000000"/>
          <w:sz w:val="24"/>
          <w:szCs w:val="24"/>
          <w:rtl w:val="0"/>
        </w:rPr>
        <w:t xml:space="preserve">Setting</w:t>
      </w:r>
    </w:p>
    <w:p w:rsidR="00000000" w:rsidDel="00000000" w:rsidP="00000000" w:rsidRDefault="00000000" w:rsidRPr="00000000" w14:paraId="0000026E">
      <w:pPr>
        <w:pStyle w:val="Heading2"/>
        <w:numPr>
          <w:ilvl w:val="1"/>
          <w:numId w:val="4"/>
        </w:numPr>
        <w:ind w:left="990" w:hanging="576"/>
        <w:rPr>
          <w:rFonts w:ascii="Calibri" w:cs="Calibri" w:eastAsia="Calibri" w:hAnsi="Calibri"/>
          <w:b w:val="1"/>
          <w:color w:val="000000"/>
          <w:sz w:val="24"/>
          <w:szCs w:val="24"/>
        </w:rPr>
      </w:pPr>
      <w:bookmarkStart w:colFirst="0" w:colLast="0" w:name="_heading=h.upglbi" w:id="90"/>
      <w:bookmarkEnd w:id="90"/>
      <w:r w:rsidDel="00000000" w:rsidR="00000000" w:rsidRPr="00000000">
        <w:rPr>
          <w:rFonts w:ascii="Calibri" w:cs="Calibri" w:eastAsia="Calibri" w:hAnsi="Calibri"/>
          <w:b w:val="1"/>
          <w:color w:val="000000"/>
          <w:sz w:val="24"/>
          <w:szCs w:val="24"/>
          <w:rtl w:val="0"/>
        </w:rPr>
        <w:t xml:space="preserve">Research Sites: </w:t>
      </w:r>
    </w:p>
    <w:p w:rsidR="00000000" w:rsidDel="00000000" w:rsidP="00000000" w:rsidRDefault="00000000" w:rsidRPr="00000000" w14:paraId="0000026F">
      <w:pPr>
        <w:numPr>
          <w:ilvl w:val="0"/>
          <w:numId w:val="11"/>
        </w:numPr>
        <w:pBdr>
          <w:top w:space="0" w:sz="0" w:val="nil"/>
          <w:left w:space="0" w:sz="0" w:val="nil"/>
          <w:bottom w:space="0" w:sz="0" w:val="nil"/>
          <w:right w:space="0" w:sz="0" w:val="nil"/>
          <w:between w:space="0" w:sz="0" w:val="nil"/>
        </w:pBdr>
        <w:spacing w:after="120" w:lineRule="auto"/>
        <w:ind w:left="1710" w:hanging="360"/>
        <w:rPr>
          <w:rFonts w:ascii="Calibri" w:cs="Calibri" w:eastAsia="Calibri" w:hAnsi="Calibri"/>
        </w:rPr>
      </w:pPr>
      <w:r w:rsidDel="00000000" w:rsidR="00000000" w:rsidRPr="00000000">
        <w:rPr>
          <w:rFonts w:ascii="Calibri" w:cs="Calibri" w:eastAsia="Calibri" w:hAnsi="Calibri"/>
          <w:rtl w:val="0"/>
        </w:rPr>
        <w:t xml:space="preserve">The research team will be located in the U.S., and all participants are also residents of the U.S. The experiment will be conducted online (i.e., reading daily newsletters).</w:t>
      </w:r>
    </w:p>
    <w:p w:rsidR="00000000" w:rsidDel="00000000" w:rsidP="00000000" w:rsidRDefault="00000000" w:rsidRPr="00000000" w14:paraId="00000270">
      <w:pPr>
        <w:pStyle w:val="Heading2"/>
        <w:numPr>
          <w:ilvl w:val="1"/>
          <w:numId w:val="4"/>
        </w:numPr>
        <w:ind w:left="990" w:hanging="576"/>
        <w:rPr>
          <w:rFonts w:ascii="Calibri" w:cs="Calibri" w:eastAsia="Calibri" w:hAnsi="Calibri"/>
          <w:b w:val="1"/>
          <w:color w:val="000000"/>
          <w:sz w:val="24"/>
          <w:szCs w:val="24"/>
        </w:rPr>
      </w:pPr>
      <w:bookmarkStart w:colFirst="0" w:colLast="0" w:name="_heading=h.3ep43zb" w:id="91"/>
      <w:bookmarkEnd w:id="91"/>
      <w:r w:rsidDel="00000000" w:rsidR="00000000" w:rsidRPr="00000000">
        <w:rPr>
          <w:rFonts w:ascii="Calibri" w:cs="Calibri" w:eastAsia="Calibri" w:hAnsi="Calibri"/>
          <w:b w:val="1"/>
          <w:color w:val="000000"/>
          <w:sz w:val="24"/>
          <w:szCs w:val="24"/>
          <w:rtl w:val="0"/>
        </w:rPr>
        <w:t xml:space="preserve">International Research: </w:t>
      </w:r>
    </w:p>
    <w:p w:rsidR="00000000" w:rsidDel="00000000" w:rsidP="00000000" w:rsidRDefault="00000000" w:rsidRPr="00000000" w14:paraId="00000271">
      <w:pPr>
        <w:pStyle w:val="Heading3"/>
        <w:numPr>
          <w:ilvl w:val="0"/>
          <w:numId w:val="13"/>
        </w:numPr>
        <w:spacing w:before="0" w:lineRule="auto"/>
        <w:ind w:left="1440" w:hanging="360"/>
        <w:rPr>
          <w:color w:val="000000"/>
        </w:rPr>
      </w:pPr>
      <w:bookmarkStart w:colFirst="0" w:colLast="0" w:name="_heading=h.gdy87rpn75mb" w:id="92"/>
      <w:bookmarkEnd w:id="92"/>
      <w:r w:rsidDel="00000000" w:rsidR="00000000" w:rsidRPr="00000000">
        <w:rPr>
          <w:color w:val="000000"/>
          <w:rtl w:val="0"/>
        </w:rPr>
        <w:t xml:space="preserve">N/A</w:t>
      </w:r>
    </w:p>
    <w:p w:rsidR="00000000" w:rsidDel="00000000" w:rsidP="00000000" w:rsidRDefault="00000000" w:rsidRPr="00000000" w14:paraId="00000272">
      <w:pPr>
        <w:pStyle w:val="Heading2"/>
        <w:numPr>
          <w:ilvl w:val="1"/>
          <w:numId w:val="4"/>
        </w:numPr>
        <w:ind w:left="990" w:hanging="576"/>
        <w:rPr>
          <w:rFonts w:ascii="Calibri" w:cs="Calibri" w:eastAsia="Calibri" w:hAnsi="Calibri"/>
          <w:b w:val="1"/>
          <w:color w:val="000000"/>
          <w:sz w:val="24"/>
          <w:szCs w:val="24"/>
        </w:rPr>
      </w:pPr>
      <w:bookmarkStart w:colFirst="0" w:colLast="0" w:name="_heading=h.1tuee74" w:id="93"/>
      <w:bookmarkEnd w:id="93"/>
      <w:r w:rsidDel="00000000" w:rsidR="00000000" w:rsidRPr="00000000">
        <w:rPr>
          <w:rFonts w:ascii="Calibri" w:cs="Calibri" w:eastAsia="Calibri" w:hAnsi="Calibri"/>
          <w:b w:val="1"/>
          <w:color w:val="000000"/>
          <w:sz w:val="24"/>
          <w:szCs w:val="24"/>
          <w:rtl w:val="0"/>
        </w:rPr>
        <w:t xml:space="preserve">Community Participatory Research: </w:t>
      </w:r>
    </w:p>
    <w:p w:rsidR="00000000" w:rsidDel="00000000" w:rsidP="00000000" w:rsidRDefault="00000000" w:rsidRPr="00000000" w14:paraId="00000273">
      <w:pPr>
        <w:pStyle w:val="Heading3"/>
        <w:numPr>
          <w:ilvl w:val="0"/>
          <w:numId w:val="12"/>
        </w:numPr>
        <w:spacing w:before="0" w:lineRule="auto"/>
        <w:ind w:left="1440" w:hanging="360"/>
        <w:rPr>
          <w:color w:val="000000"/>
        </w:rPr>
      </w:pPr>
      <w:bookmarkStart w:colFirst="0" w:colLast="0" w:name="_heading=h.mxekfkdhn3j3" w:id="94"/>
      <w:bookmarkEnd w:id="94"/>
      <w:r w:rsidDel="00000000" w:rsidR="00000000" w:rsidRPr="00000000">
        <w:rPr>
          <w:color w:val="000000"/>
          <w:rtl w:val="0"/>
        </w:rPr>
        <w:t xml:space="preserve">N/A</w:t>
      </w:r>
    </w:p>
    <w:p w:rsidR="00000000" w:rsidDel="00000000" w:rsidP="00000000" w:rsidRDefault="00000000" w:rsidRPr="00000000" w14:paraId="00000274">
      <w:pPr>
        <w:pStyle w:val="Heading1"/>
        <w:numPr>
          <w:ilvl w:val="0"/>
          <w:numId w:val="4"/>
        </w:numPr>
        <w:ind w:left="540" w:hanging="540"/>
        <w:rPr>
          <w:rFonts w:ascii="Calibri" w:cs="Calibri" w:eastAsia="Calibri" w:hAnsi="Calibri"/>
          <w:b w:val="1"/>
          <w:color w:val="000000"/>
          <w:sz w:val="24"/>
          <w:szCs w:val="24"/>
        </w:rPr>
      </w:pPr>
      <w:bookmarkStart w:colFirst="0" w:colLast="0" w:name="_heading=h.2szc72q" w:id="95"/>
      <w:bookmarkEnd w:id="95"/>
      <w:r w:rsidDel="00000000" w:rsidR="00000000" w:rsidRPr="00000000">
        <w:rPr>
          <w:rFonts w:ascii="Calibri" w:cs="Calibri" w:eastAsia="Calibri" w:hAnsi="Calibri"/>
          <w:b w:val="1"/>
          <w:color w:val="000000"/>
          <w:sz w:val="24"/>
          <w:szCs w:val="24"/>
          <w:rtl w:val="0"/>
        </w:rPr>
        <w:t xml:space="preserve">Multi-Site Research</w:t>
      </w:r>
    </w:p>
    <w:p w:rsidR="00000000" w:rsidDel="00000000" w:rsidP="00000000" w:rsidRDefault="00000000" w:rsidRPr="00000000" w14:paraId="00000275">
      <w:pPr>
        <w:pStyle w:val="Heading3"/>
        <w:numPr>
          <w:ilvl w:val="0"/>
          <w:numId w:val="14"/>
        </w:numPr>
        <w:spacing w:before="0" w:lineRule="auto"/>
        <w:ind w:left="720" w:hanging="360"/>
        <w:rPr>
          <w:color w:val="000000"/>
        </w:rPr>
      </w:pPr>
      <w:bookmarkStart w:colFirst="0" w:colLast="0" w:name="_heading=h.ajjhw0kt2l64" w:id="96"/>
      <w:bookmarkEnd w:id="96"/>
      <w:r w:rsidDel="00000000" w:rsidR="00000000" w:rsidRPr="00000000">
        <w:rPr>
          <w:color w:val="000000"/>
          <w:rtl w:val="0"/>
        </w:rPr>
        <w:t xml:space="preserve">N/A</w:t>
      </w:r>
    </w:p>
    <w:p w:rsidR="00000000" w:rsidDel="00000000" w:rsidP="00000000" w:rsidRDefault="00000000" w:rsidRPr="00000000" w14:paraId="00000276">
      <w:pPr>
        <w:pStyle w:val="Heading1"/>
        <w:numPr>
          <w:ilvl w:val="0"/>
          <w:numId w:val="4"/>
        </w:numPr>
        <w:ind w:left="540" w:hanging="540"/>
        <w:rPr>
          <w:rFonts w:ascii="Calibri" w:cs="Calibri" w:eastAsia="Calibri" w:hAnsi="Calibri"/>
          <w:b w:val="1"/>
          <w:color w:val="000000"/>
          <w:sz w:val="24"/>
          <w:szCs w:val="24"/>
        </w:rPr>
      </w:pPr>
      <w:bookmarkStart w:colFirst="0" w:colLast="0" w:name="_heading=h.1ljsd9k" w:id="97"/>
      <w:bookmarkEnd w:id="97"/>
      <w:r w:rsidDel="00000000" w:rsidR="00000000" w:rsidRPr="00000000">
        <w:rPr>
          <w:rFonts w:ascii="Calibri" w:cs="Calibri" w:eastAsia="Calibri" w:hAnsi="Calibri"/>
          <w:b w:val="1"/>
          <w:color w:val="000000"/>
          <w:sz w:val="24"/>
          <w:szCs w:val="24"/>
          <w:rtl w:val="0"/>
        </w:rPr>
        <w:t xml:space="preserve">Coordinating Center Research</w:t>
      </w:r>
    </w:p>
    <w:p w:rsidR="00000000" w:rsidDel="00000000" w:rsidP="00000000" w:rsidRDefault="00000000" w:rsidRPr="00000000" w14:paraId="00000277">
      <w:pPr>
        <w:pStyle w:val="Heading3"/>
        <w:numPr>
          <w:ilvl w:val="0"/>
          <w:numId w:val="1"/>
        </w:numPr>
        <w:spacing w:before="0" w:lineRule="auto"/>
        <w:ind w:left="720" w:hanging="360"/>
        <w:rPr>
          <w:color w:val="000000"/>
        </w:rPr>
      </w:pPr>
      <w:bookmarkStart w:colFirst="0" w:colLast="0" w:name="_heading=h.w3imfeofbadl" w:id="98"/>
      <w:bookmarkEnd w:id="98"/>
      <w:r w:rsidDel="00000000" w:rsidR="00000000" w:rsidRPr="00000000">
        <w:rPr>
          <w:color w:val="000000"/>
          <w:rtl w:val="0"/>
        </w:rPr>
        <w:t xml:space="preserve">N/A</w:t>
      </w:r>
    </w:p>
    <w:p w:rsidR="00000000" w:rsidDel="00000000" w:rsidP="00000000" w:rsidRDefault="00000000" w:rsidRPr="00000000" w14:paraId="00000278">
      <w:pPr>
        <w:pStyle w:val="Heading1"/>
        <w:numPr>
          <w:ilvl w:val="0"/>
          <w:numId w:val="4"/>
        </w:numPr>
        <w:ind w:left="540" w:hanging="540"/>
        <w:rPr>
          <w:rFonts w:ascii="Calibri" w:cs="Calibri" w:eastAsia="Calibri" w:hAnsi="Calibri"/>
          <w:b w:val="1"/>
          <w:color w:val="000000"/>
          <w:sz w:val="24"/>
          <w:szCs w:val="24"/>
        </w:rPr>
      </w:pPr>
      <w:bookmarkStart w:colFirst="0" w:colLast="0" w:name="_heading=h.1yyy98l" w:id="99"/>
      <w:bookmarkEnd w:id="99"/>
      <w:r w:rsidDel="00000000" w:rsidR="00000000" w:rsidRPr="00000000">
        <w:rPr>
          <w:rFonts w:ascii="Calibri" w:cs="Calibri" w:eastAsia="Calibri" w:hAnsi="Calibri"/>
          <w:b w:val="1"/>
          <w:color w:val="000000"/>
          <w:sz w:val="24"/>
          <w:szCs w:val="24"/>
          <w:rtl w:val="0"/>
        </w:rPr>
        <w:t xml:space="preserve">Resources Available</w:t>
      </w:r>
    </w:p>
    <w:p w:rsidR="00000000" w:rsidDel="00000000" w:rsidP="00000000" w:rsidRDefault="00000000" w:rsidRPr="00000000" w14:paraId="00000279">
      <w:pPr>
        <w:pStyle w:val="Heading2"/>
        <w:numPr>
          <w:ilvl w:val="1"/>
          <w:numId w:val="4"/>
        </w:numPr>
        <w:ind w:left="990" w:hanging="576"/>
        <w:rPr>
          <w:rFonts w:ascii="Calibri" w:cs="Calibri" w:eastAsia="Calibri" w:hAnsi="Calibri"/>
          <w:b w:val="1"/>
          <w:color w:val="000000"/>
          <w:sz w:val="24"/>
          <w:szCs w:val="24"/>
        </w:rPr>
      </w:pPr>
      <w:bookmarkStart w:colFirst="0" w:colLast="0" w:name="_heading=h.4iylrwe" w:id="100"/>
      <w:bookmarkEnd w:id="100"/>
      <w:r w:rsidDel="00000000" w:rsidR="00000000" w:rsidRPr="00000000">
        <w:rPr>
          <w:rFonts w:ascii="Calibri" w:cs="Calibri" w:eastAsia="Calibri" w:hAnsi="Calibri"/>
          <w:b w:val="1"/>
          <w:color w:val="000000"/>
          <w:sz w:val="24"/>
          <w:szCs w:val="24"/>
          <w:rtl w:val="0"/>
        </w:rPr>
        <w:t xml:space="preserve">Resources Available: </w:t>
      </w:r>
      <w:r w:rsidDel="00000000" w:rsidR="00000000" w:rsidRPr="00000000">
        <w:rPr>
          <w:color w:val="000000"/>
          <w:sz w:val="24"/>
          <w:szCs w:val="24"/>
          <w:rtl w:val="0"/>
        </w:rPr>
        <w:t xml:space="preserve">N/A</w:t>
      </w:r>
      <w:r w:rsidDel="00000000" w:rsidR="00000000" w:rsidRPr="00000000">
        <w:rPr>
          <w:rtl w:val="0"/>
        </w:rPr>
      </w:r>
    </w:p>
    <w:p w:rsidR="00000000" w:rsidDel="00000000" w:rsidP="00000000" w:rsidRDefault="00000000" w:rsidRPr="00000000" w14:paraId="0000027A">
      <w:pPr>
        <w:pStyle w:val="Heading1"/>
        <w:numPr>
          <w:ilvl w:val="0"/>
          <w:numId w:val="4"/>
        </w:numPr>
        <w:ind w:left="540" w:hanging="540"/>
        <w:rPr>
          <w:rFonts w:ascii="Calibri" w:cs="Calibri" w:eastAsia="Calibri" w:hAnsi="Calibri"/>
          <w:b w:val="1"/>
          <w:color w:val="000000"/>
          <w:sz w:val="24"/>
          <w:szCs w:val="24"/>
        </w:rPr>
      </w:pPr>
      <w:bookmarkStart w:colFirst="0" w:colLast="0" w:name="_heading=h.2y3w247" w:id="101"/>
      <w:bookmarkEnd w:id="101"/>
      <w:r w:rsidDel="00000000" w:rsidR="00000000" w:rsidRPr="00000000">
        <w:rPr>
          <w:rFonts w:ascii="Calibri" w:cs="Calibri" w:eastAsia="Calibri" w:hAnsi="Calibri"/>
          <w:b w:val="1"/>
          <w:color w:val="000000"/>
          <w:sz w:val="24"/>
          <w:szCs w:val="24"/>
          <w:rtl w:val="0"/>
        </w:rPr>
        <w:t xml:space="preserve">References</w:t>
      </w:r>
    </w:p>
    <w:p w:rsidR="00000000" w:rsidDel="00000000" w:rsidP="00000000" w:rsidRDefault="00000000" w:rsidRPr="00000000" w14:paraId="0000027B">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[1] [n. d.]. AP BY THE NUMBERS. </w:t>
      </w:r>
      <w:hyperlink r:id="rId36">
        <w:r w:rsidDel="00000000" w:rsidR="00000000" w:rsidRPr="00000000">
          <w:rPr>
            <w:rFonts w:ascii="Calibri" w:cs="Calibri" w:eastAsia="Calibri" w:hAnsi="Calibri"/>
            <w:color w:val="1155cc"/>
            <w:u w:val="single"/>
            <w:rtl w:val="0"/>
          </w:rPr>
          <w:t xml:space="preserve">https://www.ap.org/about/annual-report/2023-report/2023-ap-by-the-numbers/</w:t>
        </w:r>
      </w:hyperlink>
      <w:r w:rsidDel="00000000" w:rsidR="00000000" w:rsidRPr="00000000">
        <w:rPr>
          <w:rFonts w:ascii="Calibri" w:cs="Calibri" w:eastAsia="Calibri" w:hAnsi="Calibri"/>
          <w:color w:val="434343"/>
          <w:rtl w:val="0"/>
        </w:rPr>
        <w:t xml:space="preserve"> Publication Title: The Associated Press.</w:t>
      </w:r>
    </w:p>
    <w:p w:rsidR="00000000" w:rsidDel="00000000" w:rsidP="00000000" w:rsidRDefault="00000000" w:rsidRPr="00000000" w14:paraId="0000027C">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[2] He, R., &amp; McAuley, J. (2016). VBPR: Visual Bayesian Personalized Ranking from Implicit Feedback. </w:t>
      </w:r>
      <w:r w:rsidDel="00000000" w:rsidR="00000000" w:rsidRPr="00000000">
        <w:rPr>
          <w:rFonts w:ascii="Calibri" w:cs="Calibri" w:eastAsia="Calibri" w:hAnsi="Calibri"/>
          <w:i w:val="1"/>
          <w:color w:val="434343"/>
          <w:rtl w:val="0"/>
        </w:rPr>
        <w:t xml:space="preserve">AAAI Conference on Artificial Intelligence</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7D">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[3] Wu, C.-Y., et al. (2019). Neural News Recommendation with Multi-Head Self-Attention. </w:t>
      </w:r>
      <w:r w:rsidDel="00000000" w:rsidR="00000000" w:rsidRPr="00000000">
        <w:rPr>
          <w:rFonts w:ascii="Calibri" w:cs="Calibri" w:eastAsia="Calibri" w:hAnsi="Calibri"/>
          <w:i w:val="1"/>
          <w:color w:val="434343"/>
          <w:rtl w:val="0"/>
        </w:rPr>
        <w:t xml:space="preserve">EMNLP</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7E">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[4] Kobre, K. (2008). </w:t>
      </w:r>
      <w:r w:rsidDel="00000000" w:rsidR="00000000" w:rsidRPr="00000000">
        <w:rPr>
          <w:rFonts w:ascii="Calibri" w:cs="Calibri" w:eastAsia="Calibri" w:hAnsi="Calibri"/>
          <w:i w:val="1"/>
          <w:color w:val="434343"/>
          <w:rtl w:val="0"/>
        </w:rPr>
        <w:t xml:space="preserve">Photojournalism: The Professionals' Approach</w:t>
      </w:r>
      <w:r w:rsidDel="00000000" w:rsidR="00000000" w:rsidRPr="00000000">
        <w:rPr>
          <w:rFonts w:ascii="Calibri" w:cs="Calibri" w:eastAsia="Calibri" w:hAnsi="Calibri"/>
          <w:color w:val="434343"/>
          <w:rtl w:val="0"/>
        </w:rPr>
        <w:t xml:space="preserve">. Focal Press.</w:t>
      </w:r>
    </w:p>
    <w:p w:rsidR="00000000" w:rsidDel="00000000" w:rsidP="00000000" w:rsidRDefault="00000000" w:rsidRPr="00000000" w14:paraId="0000027F">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[5] Radford, A., et al. (2021). Learning Transferable Visual Models From Natural Language Supervision. </w:t>
      </w:r>
      <w:r w:rsidDel="00000000" w:rsidR="00000000" w:rsidRPr="00000000">
        <w:rPr>
          <w:rFonts w:ascii="Calibri" w:cs="Calibri" w:eastAsia="Calibri" w:hAnsi="Calibri"/>
          <w:i w:val="1"/>
          <w:color w:val="434343"/>
          <w:rtl w:val="0"/>
        </w:rPr>
        <w:t xml:space="preserve">ICML</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80">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[6] Auer, T., et al. (2010). PinView: Implicit Feedback in Content-Based Image Retrieval. </w:t>
      </w:r>
      <w:r w:rsidDel="00000000" w:rsidR="00000000" w:rsidRPr="00000000">
        <w:rPr>
          <w:rFonts w:ascii="Calibri" w:cs="Calibri" w:eastAsia="Calibri" w:hAnsi="Calibri"/>
          <w:i w:val="1"/>
          <w:color w:val="434343"/>
          <w:rtl w:val="0"/>
        </w:rPr>
        <w:t xml:space="preserve">Information Sciences</w:t>
      </w:r>
      <w:r w:rsidDel="00000000" w:rsidR="00000000" w:rsidRPr="00000000">
        <w:rPr>
          <w:rFonts w:ascii="Calibri" w:cs="Calibri" w:eastAsia="Calibri" w:hAnsi="Calibri"/>
          <w:color w:val="434343"/>
          <w:rtl w:val="0"/>
        </w:rPr>
        <w:t xml:space="preserve">.</w:t>
        <w:br w:type="textWrapping"/>
      </w:r>
    </w:p>
    <w:p w:rsidR="00000000" w:rsidDel="00000000" w:rsidP="00000000" w:rsidRDefault="00000000" w:rsidRPr="00000000" w14:paraId="00000281">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[7] Gomez-Uribe, C. A., &amp; Hunt, N. (2017). The Netflix Recommender System: Algorithms, Business Value, and Innovation. </w:t>
      </w:r>
      <w:r w:rsidDel="00000000" w:rsidR="00000000" w:rsidRPr="00000000">
        <w:rPr>
          <w:rFonts w:ascii="Calibri" w:cs="Calibri" w:eastAsia="Calibri" w:hAnsi="Calibri"/>
          <w:i w:val="1"/>
          <w:color w:val="434343"/>
          <w:rtl w:val="0"/>
        </w:rPr>
        <w:t xml:space="preserve">ACM Transactions on Management Information Systems</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82">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[8] Wu, C.-Y., et al. (2022). MM-Rec: Visiolinguistic Model Empowered Multimodal News Recommendation. </w:t>
      </w:r>
      <w:r w:rsidDel="00000000" w:rsidR="00000000" w:rsidRPr="00000000">
        <w:rPr>
          <w:rFonts w:ascii="Calibri" w:cs="Calibri" w:eastAsia="Calibri" w:hAnsi="Calibri"/>
          <w:i w:val="1"/>
          <w:color w:val="434343"/>
          <w:rtl w:val="0"/>
        </w:rPr>
        <w:t xml:space="preserve">SIGIR '22: Proceedings of the 45th International ACM SIGIR Conference on Research and Development in Information Retrieval.</w:t>
      </w:r>
      <w:r w:rsidDel="00000000" w:rsidR="00000000" w:rsidRPr="00000000">
        <w:rPr>
          <w:rtl w:val="0"/>
        </w:rPr>
      </w:r>
    </w:p>
    <w:p w:rsidR="00000000" w:rsidDel="00000000" w:rsidP="00000000" w:rsidRDefault="00000000" w:rsidRPr="00000000" w14:paraId="00000283">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[9] Hu, X., et al. (2021). MMGCN: Multi-modal Graph Convolution Network for Personalized Recommendation of Micro-videos. </w:t>
      </w:r>
      <w:r w:rsidDel="00000000" w:rsidR="00000000" w:rsidRPr="00000000">
        <w:rPr>
          <w:rFonts w:ascii="Calibri" w:cs="Calibri" w:eastAsia="Calibri" w:hAnsi="Calibri"/>
          <w:i w:val="1"/>
          <w:color w:val="434343"/>
          <w:rtl w:val="0"/>
        </w:rPr>
        <w:t xml:space="preserve">CIKM</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84">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[10] Han, Y., et al. (2023). VLSNR: Vision-Linguistic Sequential News Recommendation. </w:t>
      </w:r>
      <w:r w:rsidDel="00000000" w:rsidR="00000000" w:rsidRPr="00000000">
        <w:rPr>
          <w:rFonts w:ascii="Calibri" w:cs="Calibri" w:eastAsia="Calibri" w:hAnsi="Calibri"/>
          <w:i w:val="1"/>
          <w:color w:val="434343"/>
          <w:rtl w:val="0"/>
        </w:rPr>
        <w:t xml:space="preserve">arXiv preprint</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85">
      <w:pPr>
        <w:spacing w:after="120" w:before="120" w:lineRule="auto"/>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[11] Wang, W., et al. (2025). Survey of Transformer-Based Recommender Systems. </w:t>
      </w:r>
      <w:r w:rsidDel="00000000" w:rsidR="00000000" w:rsidRPr="00000000">
        <w:rPr>
          <w:rFonts w:ascii="Calibri" w:cs="Calibri" w:eastAsia="Calibri" w:hAnsi="Calibri"/>
          <w:i w:val="1"/>
          <w:color w:val="434343"/>
          <w:rtl w:val="0"/>
        </w:rPr>
        <w:t xml:space="preserve">ACM Computing Surveys</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286">
      <w:pPr>
        <w:spacing w:after="120" w:before="120" w:lineRule="auto"/>
        <w:ind w:left="540" w:firstLine="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287">
      <w:pPr>
        <w:pStyle w:val="Heading1"/>
        <w:numPr>
          <w:ilvl w:val="0"/>
          <w:numId w:val="4"/>
        </w:numPr>
        <w:ind w:left="540" w:hanging="540"/>
        <w:rPr>
          <w:rFonts w:ascii="Calibri" w:cs="Calibri" w:eastAsia="Calibri" w:hAnsi="Calibri"/>
          <w:b w:val="1"/>
          <w:color w:val="000000"/>
          <w:sz w:val="24"/>
          <w:szCs w:val="24"/>
        </w:rPr>
      </w:pPr>
      <w:bookmarkStart w:colFirst="0" w:colLast="0" w:name="_heading=h.1d96cc0" w:id="102"/>
      <w:bookmarkEnd w:id="102"/>
      <w:r w:rsidDel="00000000" w:rsidR="00000000" w:rsidRPr="00000000">
        <w:rPr>
          <w:rFonts w:ascii="Calibri" w:cs="Calibri" w:eastAsia="Calibri" w:hAnsi="Calibri"/>
          <w:b w:val="1"/>
          <w:color w:val="000000"/>
          <w:sz w:val="24"/>
          <w:szCs w:val="24"/>
          <w:rtl w:val="0"/>
        </w:rPr>
        <w:t xml:space="preserve">Health Information and Privacy Compliance</w:t>
      </w:r>
    </w:p>
    <w:p w:rsidR="00000000" w:rsidDel="00000000" w:rsidP="00000000" w:rsidRDefault="00000000" w:rsidRPr="00000000" w14:paraId="00000288">
      <w:pPr>
        <w:ind w:left="810" w:hanging="270"/>
        <w:rPr>
          <w:rFonts w:ascii="Calibri" w:cs="Calibri" w:eastAsia="Calibri" w:hAnsi="Calibri"/>
          <w:color w:val="ff0000"/>
        </w:rPr>
      </w:pPr>
      <w:r w:rsidDel="00000000" w:rsidR="00000000" w:rsidRPr="00000000">
        <w:rPr>
          <w:rFonts w:ascii="Calibri" w:cs="Calibri" w:eastAsia="Calibri" w:hAnsi="Calibri"/>
          <w:color w:val="434343"/>
          <w:rtl w:val="0"/>
        </w:rPr>
        <w:t xml:space="preserve">N/A</w:t>
      </w:r>
      <w:r w:rsidDel="00000000" w:rsidR="00000000" w:rsidRPr="00000000">
        <w:rPr>
          <w:rtl w:val="0"/>
        </w:rPr>
      </w:r>
    </w:p>
    <w:p w:rsidR="00000000" w:rsidDel="00000000" w:rsidP="00000000" w:rsidRDefault="00000000" w:rsidRPr="00000000" w14:paraId="00000289">
      <w:pPr>
        <w:ind w:left="54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28A">
      <w:pPr>
        <w:ind w:left="540" w:firstLine="0"/>
        <w:rPr>
          <w:rFonts w:ascii="Calibri" w:cs="Calibri" w:eastAsia="Calibri" w:hAnsi="Calibri"/>
        </w:rPr>
      </w:pPr>
      <w:r w:rsidDel="00000000" w:rsidR="00000000" w:rsidRPr="00000000">
        <w:rPr>
          <w:rFonts w:ascii="MS Gothic" w:cs="MS Gothic" w:eastAsia="MS Gothic" w:hAnsi="MS Gothic"/>
          <w:strike w:val="1"/>
          <w:rtl w:val="0"/>
        </w:rPr>
        <w:t xml:space="preserve">☐</w:t>
      </w:r>
      <w:r w:rsidDel="00000000" w:rsidR="00000000" w:rsidRPr="00000000">
        <w:rPr>
          <w:rFonts w:ascii="Calibri" w:cs="Calibri" w:eastAsia="Calibri" w:hAnsi="Calibri"/>
          <w:rtl w:val="0"/>
        </w:rPr>
        <w:t xml:space="preserve">I assert that I am not using protected health information (PHI), am not</w:t>
      </w:r>
      <w:r w:rsidDel="00000000" w:rsidR="00000000" w:rsidRPr="00000000">
        <w:rPr>
          <w:rtl w:val="0"/>
        </w:rPr>
        <w:t xml:space="preserve"> </w:t>
      </w:r>
      <w:r w:rsidDel="00000000" w:rsidR="00000000" w:rsidRPr="00000000">
        <w:rPr>
          <w:rFonts w:ascii="Calibri" w:cs="Calibri" w:eastAsia="Calibri" w:hAnsi="Calibri"/>
          <w:rtl w:val="0"/>
        </w:rPr>
        <w:t xml:space="preserve">collecting, transmitting, or storing health data internationally, and do not have an appointment in the University of Minnesota Health Care Component. (If you select this box, skip to the next section.) </w:t>
      </w:r>
    </w:p>
    <w:p w:rsidR="00000000" w:rsidDel="00000000" w:rsidP="00000000" w:rsidRDefault="00000000" w:rsidRPr="00000000" w14:paraId="0000028B">
      <w:pPr>
        <w:pStyle w:val="Heading2"/>
        <w:numPr>
          <w:ilvl w:val="1"/>
          <w:numId w:val="4"/>
        </w:numPr>
        <w:ind w:left="990" w:hanging="576"/>
        <w:rPr>
          <w:rFonts w:ascii="Calibri" w:cs="Calibri" w:eastAsia="Calibri" w:hAnsi="Calibri"/>
          <w:b w:val="1"/>
          <w:color w:val="000000"/>
          <w:sz w:val="24"/>
          <w:szCs w:val="24"/>
        </w:rPr>
      </w:pPr>
      <w:bookmarkStart w:colFirst="0" w:colLast="0" w:name="_heading=h.3x8tuzt" w:id="103"/>
      <w:bookmarkEnd w:id="103"/>
      <w:r w:rsidDel="00000000" w:rsidR="00000000" w:rsidRPr="00000000">
        <w:rPr>
          <w:rFonts w:ascii="Calibri" w:cs="Calibri" w:eastAsia="Calibri" w:hAnsi="Calibri"/>
          <w:b w:val="1"/>
          <w:color w:val="000000"/>
          <w:sz w:val="24"/>
          <w:szCs w:val="24"/>
          <w:rtl w:val="0"/>
        </w:rPr>
        <w:t xml:space="preserve">Health Care Component:</w:t>
      </w:r>
    </w:p>
    <w:p w:rsidR="00000000" w:rsidDel="00000000" w:rsidP="00000000" w:rsidRDefault="00000000" w:rsidRPr="00000000" w14:paraId="0000028C">
      <w:pPr>
        <w:ind w:left="990" w:firstLine="0"/>
        <w:rPr/>
      </w:pPr>
      <w:r w:rsidDel="00000000" w:rsidR="00000000" w:rsidRPr="00000000">
        <w:rPr>
          <w:rFonts w:ascii="Calibri" w:cs="Calibri" w:eastAsia="Calibri" w:hAnsi="Calibri"/>
          <w:color w:val="000000"/>
          <w:rtl w:val="0"/>
        </w:rPr>
        <w:t xml:space="preserve">Are any research personnel working on this study part of the Health Care Component (HCC)?</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20" w:before="120" w:lineRule="auto"/>
        <w:ind w:left="1260" w:hanging="274.00000000000006"/>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Yes</w:t>
      </w:r>
      <w:r w:rsidDel="00000000" w:rsidR="00000000" w:rsidRPr="00000000">
        <w:rPr>
          <w:rtl w:val="0"/>
        </w:rPr>
      </w:r>
    </w:p>
    <w:p w:rsidR="00000000" w:rsidDel="00000000" w:rsidP="00000000" w:rsidRDefault="00000000" w:rsidRPr="00000000" w14:paraId="0000028E">
      <w:pPr>
        <w:ind w:left="990" w:firstLine="0"/>
        <w:rPr>
          <w:rFonts w:ascii="Calibri" w:cs="Calibri" w:eastAsia="Calibri" w:hAnsi="Calibri"/>
          <w:b w:val="1"/>
        </w:rPr>
      </w:pPr>
      <w:sdt>
        <w:sdtPr>
          <w:id w:val="64111431"/>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8F">
      <w:pPr>
        <w:pStyle w:val="Heading2"/>
        <w:numPr>
          <w:ilvl w:val="1"/>
          <w:numId w:val="4"/>
        </w:numPr>
        <w:ind w:left="990" w:hanging="576"/>
        <w:rPr>
          <w:rFonts w:ascii="Calibri" w:cs="Calibri" w:eastAsia="Calibri" w:hAnsi="Calibri"/>
          <w:b w:val="1"/>
          <w:color w:val="000000"/>
          <w:sz w:val="24"/>
          <w:szCs w:val="24"/>
        </w:rPr>
      </w:pPr>
      <w:bookmarkStart w:colFirst="0" w:colLast="0" w:name="_heading=h.2ce457m" w:id="104"/>
      <w:bookmarkEnd w:id="104"/>
      <w:r w:rsidDel="00000000" w:rsidR="00000000" w:rsidRPr="00000000">
        <w:rPr>
          <w:rFonts w:ascii="Calibri" w:cs="Calibri" w:eastAsia="Calibri" w:hAnsi="Calibri"/>
          <w:b w:val="1"/>
          <w:color w:val="000000"/>
          <w:sz w:val="24"/>
          <w:szCs w:val="24"/>
          <w:rtl w:val="0"/>
        </w:rPr>
        <w:t xml:space="preserve">Select which of the following is applicable to your research:</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My research does not require access to individual health information and therefore </w:t>
      </w:r>
      <w:r w:rsidDel="00000000" w:rsidR="00000000" w:rsidRPr="00000000">
        <w:rPr>
          <w:rFonts w:ascii="Calibri" w:cs="Calibri" w:eastAsia="Calibri" w:hAnsi="Calibri"/>
          <w:rtl w:val="0"/>
        </w:rPr>
        <w:t xml:space="preserve">asserts that </w:t>
      </w:r>
      <w:r w:rsidDel="00000000" w:rsidR="00000000" w:rsidRPr="00000000">
        <w:rPr>
          <w:rFonts w:ascii="Calibri" w:cs="Calibri" w:eastAsia="Calibri" w:hAnsi="Calibri"/>
          <w:color w:val="000000"/>
          <w:rtl w:val="0"/>
        </w:rPr>
        <w:t xml:space="preserve">HIPAA does not apply. </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I am requesting that all research participants sign a HIPCO approved HIPAA Disclosure Authorization to participate in the research (either the standalone form or the combined consent and HIPAA Authorization).</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rtl w:val="0"/>
        </w:rPr>
        <w:t xml:space="preserve"> I am requesting the IRB to approve a Waiver or an alteration of research participant authorization to participate in the research.</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120" w:lineRule="auto"/>
        <w:ind w:left="1260" w:firstLine="0"/>
        <w:rPr>
          <w:rFonts w:ascii="Calibri" w:cs="Calibri" w:eastAsia="Calibri" w:hAnsi="Calibri"/>
          <w:color w:val="ff0000"/>
        </w:rPr>
      </w:pPr>
      <w:r w:rsidDel="00000000" w:rsidR="00000000" w:rsidRPr="00000000">
        <w:rPr>
          <w:rFonts w:ascii="Calibri" w:cs="Calibri" w:eastAsia="Calibri" w:hAnsi="Calibri"/>
          <w:b w:val="1"/>
          <w:color w:val="000000"/>
          <w:rtl w:val="0"/>
        </w:rPr>
        <w:t xml:space="preserve">Appropriate Use for Research</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ff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 external IRB (e.g.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Advarra) is </w:t>
      </w:r>
      <w:r w:rsidDel="00000000" w:rsidR="00000000" w:rsidRPr="00000000">
        <w:rPr>
          <w:rFonts w:ascii="Calibri" w:cs="Calibri" w:eastAsia="Calibri" w:hAnsi="Calibri"/>
          <w:rtl w:val="0"/>
        </w:rPr>
        <w:t xml:space="preserve">reviewing,</w:t>
      </w:r>
      <w:r w:rsidDel="00000000" w:rsidR="00000000" w:rsidRPr="00000000">
        <w:rPr>
          <w:rFonts w:ascii="Calibri" w:cs="Calibri" w:eastAsia="Calibri" w:hAnsi="Calibri"/>
          <w:color w:val="000000"/>
          <w:rtl w:val="0"/>
        </w:rPr>
        <w:t xml:space="preserve"> and we are requesting use of the authorization language embedded in the template consent form in lieu of the U of M stand-alone HIPAA Authorization.  Note: External IRB must be serving as the privacy board for this option.</w:t>
      </w:r>
      <w:r w:rsidDel="00000000" w:rsidR="00000000" w:rsidRPr="00000000">
        <w:rPr>
          <w:rtl w:val="0"/>
        </w:rPr>
      </w:r>
    </w:p>
    <w:p w:rsidR="00000000" w:rsidDel="00000000" w:rsidP="00000000" w:rsidRDefault="00000000" w:rsidRPr="00000000" w14:paraId="00000295">
      <w:pPr>
        <w:pStyle w:val="Heading2"/>
        <w:numPr>
          <w:ilvl w:val="1"/>
          <w:numId w:val="4"/>
        </w:numPr>
        <w:ind w:left="990" w:hanging="576"/>
        <w:rPr>
          <w:rFonts w:ascii="Calibri" w:cs="Calibri" w:eastAsia="Calibri" w:hAnsi="Calibri"/>
          <w:b w:val="1"/>
          <w:color w:val="000000"/>
          <w:sz w:val="24"/>
          <w:szCs w:val="24"/>
        </w:rPr>
      </w:pPr>
      <w:bookmarkStart w:colFirst="0" w:colLast="0" w:name="_heading=h.rjefff" w:id="105"/>
      <w:bookmarkEnd w:id="105"/>
      <w:r w:rsidDel="00000000" w:rsidR="00000000" w:rsidRPr="00000000">
        <w:rPr>
          <w:rFonts w:ascii="Calibri" w:cs="Calibri" w:eastAsia="Calibri" w:hAnsi="Calibri"/>
          <w:b w:val="1"/>
          <w:color w:val="000000"/>
          <w:sz w:val="24"/>
          <w:szCs w:val="24"/>
          <w:rtl w:val="0"/>
        </w:rPr>
        <w:t xml:space="preserve">Preparatory to Research.  Please attest to one of the following statements:</w:t>
      </w:r>
    </w:p>
    <w:p w:rsidR="00000000" w:rsidDel="00000000" w:rsidP="00000000" w:rsidRDefault="00000000" w:rsidRPr="00000000" w14:paraId="00000296">
      <w:pPr>
        <w:spacing w:before="200" w:lineRule="auto"/>
        <w:ind w:left="990" w:firstLine="0"/>
        <w:rPr>
          <w:rFonts w:ascii="Times New Roman" w:cs="Times New Roman" w:eastAsia="Times New Roman" w:hAnsi="Times New Roman"/>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I will </w:t>
      </w:r>
      <w:r w:rsidDel="00000000" w:rsidR="00000000" w:rsidRPr="00000000">
        <w:rPr>
          <w:rFonts w:ascii="Calibri" w:cs="Calibri" w:eastAsia="Calibri" w:hAnsi="Calibri"/>
          <w:color w:val="000000"/>
          <w:u w:val="single"/>
          <w:rtl w:val="0"/>
        </w:rPr>
        <w:t xml:space="preserve">only</w:t>
      </w:r>
      <w:r w:rsidDel="00000000" w:rsidR="00000000" w:rsidRPr="00000000">
        <w:rPr>
          <w:rFonts w:ascii="Calibri" w:cs="Calibri" w:eastAsia="Calibri" w:hAnsi="Calibri"/>
          <w:color w:val="000000"/>
          <w:rtl w:val="0"/>
        </w:rPr>
        <w:t xml:space="preserve"> be accessing participant medical information/records for the purpose of Preparatory to Research Activities </w:t>
      </w:r>
      <w:r w:rsidDel="00000000" w:rsidR="00000000" w:rsidRPr="00000000">
        <w:rPr>
          <w:rtl w:val="0"/>
        </w:rPr>
      </w:r>
    </w:p>
    <w:p w:rsidR="00000000" w:rsidDel="00000000" w:rsidP="00000000" w:rsidRDefault="00000000" w:rsidRPr="00000000" w14:paraId="00000297">
      <w:pPr>
        <w:spacing w:before="200" w:lineRule="auto"/>
        <w:ind w:left="990" w:firstLine="0"/>
        <w:rPr>
          <w:rFonts w:ascii="Times New Roman" w:cs="Times New Roman" w:eastAsia="Times New Roman" w:hAnsi="Times New Roman"/>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I will be accessing participant medical information/records beyond the purposes of Preparatory to Research Activities</w:t>
      </w:r>
      <w:r w:rsidDel="00000000" w:rsidR="00000000" w:rsidRPr="00000000">
        <w:rPr>
          <w:rFonts w:ascii="Calibri" w:cs="Calibri" w:eastAsia="Calibri" w:hAnsi="Calibri"/>
          <w:color w:val="ff0000"/>
          <w:rtl w:val="0"/>
        </w:rPr>
        <w:t xml:space="preserve"> </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20" w:before="120" w:lineRule="auto"/>
        <w:ind w:left="1260" w:hanging="274.00000000000006"/>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I am unsure and require HIPCO guidance to determine if the activities I am proposing are considered Preparatory to Research Activities</w:t>
      </w:r>
    </w:p>
    <w:p w:rsidR="00000000" w:rsidDel="00000000" w:rsidP="00000000" w:rsidRDefault="00000000" w:rsidRPr="00000000" w14:paraId="00000299">
      <w:pPr>
        <w:ind w:left="990" w:firstLine="0"/>
        <w:rPr>
          <w:rFonts w:ascii="Calibri" w:cs="Calibri" w:eastAsia="Calibri" w:hAnsi="Calibri"/>
          <w:b w:val="1"/>
        </w:rPr>
      </w:pPr>
      <w:sdt>
        <w:sdtPr>
          <w:id w:val="2096844312"/>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Not applicable to this study</w:t>
      </w:r>
      <w:r w:rsidDel="00000000" w:rsidR="00000000" w:rsidRPr="00000000">
        <w:rPr>
          <w:rtl w:val="0"/>
        </w:rPr>
      </w:r>
    </w:p>
    <w:p w:rsidR="00000000" w:rsidDel="00000000" w:rsidP="00000000" w:rsidRDefault="00000000" w:rsidRPr="00000000" w14:paraId="0000029A">
      <w:pPr>
        <w:pStyle w:val="Heading2"/>
        <w:numPr>
          <w:ilvl w:val="1"/>
          <w:numId w:val="4"/>
        </w:numPr>
        <w:ind w:left="990" w:hanging="576"/>
        <w:rPr>
          <w:rFonts w:ascii="Calibri" w:cs="Calibri" w:eastAsia="Calibri" w:hAnsi="Calibri"/>
          <w:b w:val="1"/>
          <w:color w:val="000000"/>
          <w:sz w:val="24"/>
          <w:szCs w:val="24"/>
        </w:rPr>
      </w:pPr>
      <w:bookmarkStart w:colFirst="0" w:colLast="0" w:name="_heading=h.3bj1y38" w:id="106"/>
      <w:bookmarkEnd w:id="106"/>
      <w:r w:rsidDel="00000000" w:rsidR="00000000" w:rsidRPr="00000000">
        <w:rPr>
          <w:rFonts w:ascii="Calibri" w:cs="Calibri" w:eastAsia="Calibri" w:hAnsi="Calibri"/>
          <w:b w:val="1"/>
          <w:color w:val="000000"/>
          <w:sz w:val="24"/>
          <w:szCs w:val="24"/>
          <w:rtl w:val="0"/>
        </w:rPr>
        <w:t xml:space="preserve">Identify the source of Private Health Information you will be using for your research (check all that apply):</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use the Informatics Consulting Services (ICS) available through CTSI (also referred to as the University’s Information Exchange (IE) or data shelter) to pull records for me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collect information directly from research participants.</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use University services to access and retrieve records from the Bone Marrow Transplant (BMPT) database, also known as the HSCT (Hematopoietic Stem Cell Transplant) database.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pull records directly from EPIC.</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retrieve the record directly from axiUm / MiPACS</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receive data from the Center for Medicare/Medicaid Services </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ff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I will receive a limited data set from another institution.</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 will receive a de-identified data set from another institution. </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Other.  Describe: </w:t>
      </w:r>
      <w:r w:rsidDel="00000000" w:rsidR="00000000" w:rsidRPr="00000000">
        <w:rPr>
          <w:rtl w:val="0"/>
        </w:rPr>
      </w:r>
    </w:p>
    <w:p w:rsidR="00000000" w:rsidDel="00000000" w:rsidP="00000000" w:rsidRDefault="00000000" w:rsidRPr="00000000" w14:paraId="000002A4">
      <w:pPr>
        <w:pStyle w:val="Heading2"/>
        <w:numPr>
          <w:ilvl w:val="1"/>
          <w:numId w:val="4"/>
        </w:numPr>
        <w:ind w:left="990" w:hanging="576"/>
        <w:rPr>
          <w:rFonts w:ascii="Calibri" w:cs="Calibri" w:eastAsia="Calibri" w:hAnsi="Calibri"/>
          <w:b w:val="1"/>
          <w:color w:val="000000"/>
          <w:sz w:val="24"/>
          <w:szCs w:val="24"/>
        </w:rPr>
      </w:pPr>
      <w:bookmarkStart w:colFirst="0" w:colLast="0" w:name="_heading=h.1qoc8b1" w:id="107"/>
      <w:bookmarkEnd w:id="107"/>
      <w:r w:rsidDel="00000000" w:rsidR="00000000" w:rsidRPr="00000000">
        <w:rPr>
          <w:rFonts w:ascii="Calibri" w:cs="Calibri" w:eastAsia="Calibri" w:hAnsi="Calibri"/>
          <w:b w:val="1"/>
          <w:color w:val="000000"/>
          <w:sz w:val="24"/>
          <w:szCs w:val="24"/>
          <w:rtl w:val="0"/>
        </w:rPr>
        <w:t xml:space="preserve">Explain how you will ensure that only records of patients who have agreed to have their information used for research will be reviewed:</w:t>
      </w:r>
    </w:p>
    <w:p w:rsidR="00000000" w:rsidDel="00000000" w:rsidP="00000000" w:rsidRDefault="00000000" w:rsidRPr="00000000" w14:paraId="000002A5">
      <w:pPr>
        <w:ind w:left="99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2A6">
      <w:pPr>
        <w:pStyle w:val="Heading2"/>
        <w:numPr>
          <w:ilvl w:val="1"/>
          <w:numId w:val="4"/>
        </w:numPr>
        <w:ind w:left="990" w:hanging="576"/>
        <w:rPr>
          <w:rFonts w:ascii="Calibri" w:cs="Calibri" w:eastAsia="Calibri" w:hAnsi="Calibri"/>
          <w:b w:val="1"/>
          <w:color w:val="000000"/>
          <w:sz w:val="24"/>
          <w:szCs w:val="24"/>
        </w:rPr>
      </w:pPr>
      <w:bookmarkStart w:colFirst="0" w:colLast="0" w:name="_heading=h.4anzqyu" w:id="108"/>
      <w:bookmarkEnd w:id="108"/>
      <w:r w:rsidDel="00000000" w:rsidR="00000000" w:rsidRPr="00000000">
        <w:rPr>
          <w:rFonts w:ascii="Calibri" w:cs="Calibri" w:eastAsia="Calibri" w:hAnsi="Calibri"/>
          <w:b w:val="1"/>
          <w:color w:val="000000"/>
          <w:sz w:val="24"/>
          <w:szCs w:val="24"/>
          <w:rtl w:val="0"/>
        </w:rPr>
        <w:t xml:space="preserve">Approximate number of records required for review:</w:t>
      </w:r>
    </w:p>
    <w:p w:rsidR="00000000" w:rsidDel="00000000" w:rsidP="00000000" w:rsidRDefault="00000000" w:rsidRPr="00000000" w14:paraId="000002A7">
      <w:pPr>
        <w:ind w:left="990" w:firstLine="0"/>
        <w:rPr/>
      </w:pPr>
      <w:r w:rsidDel="00000000" w:rsidR="00000000" w:rsidRPr="00000000">
        <w:rPr>
          <w:rtl w:val="0"/>
        </w:rPr>
      </w:r>
    </w:p>
    <w:p w:rsidR="00000000" w:rsidDel="00000000" w:rsidP="00000000" w:rsidRDefault="00000000" w:rsidRPr="00000000" w14:paraId="000002A8">
      <w:pPr>
        <w:pStyle w:val="Heading2"/>
        <w:numPr>
          <w:ilvl w:val="1"/>
          <w:numId w:val="4"/>
        </w:numPr>
        <w:ind w:left="990" w:hanging="576"/>
        <w:rPr>
          <w:rFonts w:ascii="Calibri" w:cs="Calibri" w:eastAsia="Calibri" w:hAnsi="Calibri"/>
          <w:b w:val="1"/>
          <w:color w:val="000000"/>
          <w:sz w:val="24"/>
          <w:szCs w:val="24"/>
        </w:rPr>
      </w:pPr>
      <w:bookmarkStart w:colFirst="0" w:colLast="0" w:name="_heading=h.2pta16n" w:id="109"/>
      <w:bookmarkEnd w:id="109"/>
      <w:r w:rsidDel="00000000" w:rsidR="00000000" w:rsidRPr="00000000">
        <w:rPr>
          <w:rFonts w:ascii="Calibri" w:cs="Calibri" w:eastAsia="Calibri" w:hAnsi="Calibri"/>
          <w:b w:val="1"/>
          <w:color w:val="000000"/>
          <w:sz w:val="24"/>
          <w:szCs w:val="24"/>
          <w:rtl w:val="0"/>
        </w:rPr>
        <w:t xml:space="preserve">Please describe how you will communicate with research participants during the course of this research. Check all applicable boxes:</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This research involves </w:t>
      </w: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color w:val="000000"/>
          <w:rtl w:val="0"/>
        </w:rPr>
        <w:t xml:space="preserve">record review only. There will be no communication with research participants.</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20" w:before="120" w:lineRule="auto"/>
        <w:ind w:left="1268" w:hanging="273"/>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Communication with research participants will take place in the course of treatment, through MyChart, or other similar forms of communication used with patients receiving treatment. </w:t>
      </w:r>
    </w:p>
    <w:p w:rsidR="00000000" w:rsidDel="00000000" w:rsidP="00000000" w:rsidRDefault="00000000" w:rsidRPr="00000000" w14:paraId="000002AB">
      <w:pPr>
        <w:spacing w:after="120" w:before="120" w:lineRule="auto"/>
        <w:ind w:left="1268" w:hanging="273"/>
        <w:rPr>
          <w:rFonts w:ascii="Calibri" w:cs="Calibri" w:eastAsia="Calibri" w:hAnsi="Calibri"/>
          <w:color w:val="ff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Communication with research participants will take place outside of treatment settings. If this box is selected, please describe the type of communication and how it will be received by participants.</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2AC">
      <w:pPr>
        <w:spacing w:after="120" w:before="120" w:lineRule="auto"/>
        <w:ind w:left="1350" w:hanging="265"/>
        <w:rPr>
          <w:rFonts w:ascii="Calibri" w:cs="Calibri" w:eastAsia="Calibri" w:hAnsi="Calibri"/>
          <w:color w:val="ff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Communication may require the use of interpreter service(s) or translation service(s).</w:t>
      </w:r>
      <w:r w:rsidDel="00000000" w:rsidR="00000000" w:rsidRPr="00000000">
        <w:rPr>
          <w:rtl w:val="0"/>
        </w:rPr>
      </w:r>
    </w:p>
    <w:p w:rsidR="00000000" w:rsidDel="00000000" w:rsidP="00000000" w:rsidRDefault="00000000" w:rsidRPr="00000000" w14:paraId="000002AD">
      <w:pPr>
        <w:pStyle w:val="Heading2"/>
        <w:numPr>
          <w:ilvl w:val="1"/>
          <w:numId w:val="4"/>
        </w:numPr>
        <w:ind w:left="990" w:hanging="576"/>
        <w:rPr>
          <w:rFonts w:ascii="Calibri" w:cs="Calibri" w:eastAsia="Calibri" w:hAnsi="Calibri"/>
          <w:b w:val="1"/>
          <w:color w:val="000000"/>
          <w:sz w:val="24"/>
          <w:szCs w:val="24"/>
        </w:rPr>
      </w:pPr>
      <w:bookmarkStart w:colFirst="0" w:colLast="0" w:name="_heading=h.14ykbeg" w:id="110"/>
      <w:bookmarkEnd w:id="110"/>
      <w:r w:rsidDel="00000000" w:rsidR="00000000" w:rsidRPr="00000000">
        <w:rPr>
          <w:rFonts w:ascii="Calibri" w:cs="Calibri" w:eastAsia="Calibri" w:hAnsi="Calibri"/>
          <w:b w:val="1"/>
          <w:color w:val="000000"/>
          <w:sz w:val="24"/>
          <w:szCs w:val="24"/>
          <w:rtl w:val="0"/>
        </w:rPr>
        <w:t xml:space="preserve">Explain how the research team has legitimate access to patients/potential participants:</w:t>
      </w:r>
    </w:p>
    <w:p w:rsidR="00000000" w:rsidDel="00000000" w:rsidP="00000000" w:rsidRDefault="00000000" w:rsidRPr="00000000" w14:paraId="000002AE">
      <w:pPr>
        <w:pStyle w:val="Heading1"/>
        <w:numPr>
          <w:ilvl w:val="0"/>
          <w:numId w:val="4"/>
        </w:numPr>
        <w:ind w:left="540" w:hanging="540"/>
        <w:rPr>
          <w:rFonts w:ascii="Calibri" w:cs="Calibri" w:eastAsia="Calibri" w:hAnsi="Calibri"/>
          <w:b w:val="1"/>
          <w:color w:val="000000"/>
          <w:sz w:val="24"/>
          <w:szCs w:val="24"/>
        </w:rPr>
      </w:pPr>
      <w:bookmarkStart w:colFirst="0" w:colLast="0" w:name="_heading=h.3oy7u29" w:id="111"/>
      <w:bookmarkEnd w:id="111"/>
      <w:r w:rsidDel="00000000" w:rsidR="00000000" w:rsidRPr="00000000">
        <w:rPr>
          <w:rFonts w:ascii="Calibri" w:cs="Calibri" w:eastAsia="Calibri" w:hAnsi="Calibri"/>
          <w:b w:val="1"/>
          <w:color w:val="000000"/>
          <w:sz w:val="24"/>
          <w:szCs w:val="24"/>
          <w:rtl w:val="0"/>
        </w:rPr>
        <w:t xml:space="preserve">Health Science Technology (HST) HIPAA Compliant Devices and Data Storage</w:t>
      </w:r>
    </w:p>
    <w:p w:rsidR="00000000" w:rsidDel="00000000" w:rsidP="00000000" w:rsidRDefault="00000000" w:rsidRPr="00000000" w14:paraId="000002AF">
      <w:pPr>
        <w:ind w:left="54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N/A</w:t>
      </w:r>
    </w:p>
    <w:p w:rsidR="00000000" w:rsidDel="00000000" w:rsidP="00000000" w:rsidRDefault="00000000" w:rsidRPr="00000000" w14:paraId="000002B0">
      <w:pPr>
        <w:pStyle w:val="Heading2"/>
        <w:numPr>
          <w:ilvl w:val="1"/>
          <w:numId w:val="4"/>
        </w:numPr>
        <w:ind w:left="990" w:hanging="576"/>
        <w:rPr>
          <w:rFonts w:ascii="Calibri" w:cs="Calibri" w:eastAsia="Calibri" w:hAnsi="Calibri"/>
          <w:b w:val="1"/>
          <w:color w:val="000000"/>
          <w:sz w:val="24"/>
          <w:szCs w:val="24"/>
        </w:rPr>
      </w:pPr>
      <w:bookmarkStart w:colFirst="0" w:colLast="0" w:name="_heading=h.243i4a2" w:id="112"/>
      <w:bookmarkEnd w:id="112"/>
      <w:r w:rsidDel="00000000" w:rsidR="00000000" w:rsidRPr="00000000">
        <w:rPr>
          <w:rFonts w:ascii="Calibri" w:cs="Calibri" w:eastAsia="Calibri" w:hAnsi="Calibri"/>
          <w:b w:val="1"/>
          <w:color w:val="000000"/>
          <w:sz w:val="24"/>
          <w:szCs w:val="24"/>
          <w:rtl w:val="0"/>
        </w:rPr>
        <w:t xml:space="preserve">HST Device Number</w:t>
      </w:r>
    </w:p>
    <w:p w:rsidR="00000000" w:rsidDel="00000000" w:rsidP="00000000" w:rsidRDefault="00000000" w:rsidRPr="00000000" w14:paraId="000002B1">
      <w:pPr>
        <w:ind w:left="990" w:firstLine="0"/>
        <w:rPr>
          <w:rFonts w:ascii="Calibri" w:cs="Calibri" w:eastAsia="Calibri" w:hAnsi="Calibri"/>
          <w:b w:val="1"/>
        </w:rPr>
      </w:pPr>
      <w:r w:rsidDel="00000000" w:rsidR="00000000" w:rsidRPr="00000000">
        <w:rPr>
          <w:rFonts w:ascii="Calibri" w:cs="Calibri" w:eastAsia="Calibri" w:hAnsi="Calibri"/>
          <w:b w:val="1"/>
          <w:rtl w:val="0"/>
        </w:rPr>
        <w:t xml:space="preserve">Other non-HST managed devices: </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120" w:lineRule="auto"/>
        <w:ind w:left="990"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UMP Computer(s) </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120" w:lineRule="auto"/>
        <w:ind w:left="990"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120" w:lineRule="auto"/>
        <w:ind w:left="990"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Fairview Computer(s) </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120" w:lineRule="auto"/>
        <w:ind w:left="990"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before="120" w:lineRule="auto"/>
        <w:ind w:left="990"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Other non-HST managed device(s): </w:t>
      </w:r>
    </w:p>
    <w:p w:rsidR="00000000" w:rsidDel="00000000" w:rsidP="00000000" w:rsidRDefault="00000000" w:rsidRPr="00000000" w14:paraId="000002B7">
      <w:pPr>
        <w:ind w:left="99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2B8">
      <w:pPr>
        <w:pStyle w:val="Heading2"/>
        <w:numPr>
          <w:ilvl w:val="1"/>
          <w:numId w:val="4"/>
        </w:numPr>
        <w:ind w:left="990" w:hanging="576"/>
        <w:rPr>
          <w:rFonts w:ascii="Calibri" w:cs="Calibri" w:eastAsia="Calibri" w:hAnsi="Calibri"/>
          <w:b w:val="1"/>
          <w:color w:val="000000"/>
          <w:sz w:val="24"/>
          <w:szCs w:val="24"/>
        </w:rPr>
      </w:pPr>
      <w:bookmarkStart w:colFirst="0" w:colLast="0" w:name="_heading=h.j8sehv" w:id="113"/>
      <w:bookmarkEnd w:id="113"/>
      <w:r w:rsidDel="00000000" w:rsidR="00000000" w:rsidRPr="00000000">
        <w:rPr>
          <w:rFonts w:ascii="Calibri" w:cs="Calibri" w:eastAsia="Calibri" w:hAnsi="Calibri"/>
          <w:b w:val="1"/>
          <w:color w:val="000000"/>
          <w:sz w:val="24"/>
          <w:szCs w:val="24"/>
          <w:rtl w:val="0"/>
        </w:rPr>
        <w:t xml:space="preserve">Location(s) of storage, sharing</w:t>
      </w:r>
      <w:r w:rsidDel="00000000" w:rsidR="00000000" w:rsidRPr="00000000">
        <w:rPr>
          <w:b w:val="1"/>
          <w:color w:val="000000"/>
          <w:sz w:val="24"/>
          <w:szCs w:val="24"/>
          <w:rtl w:val="0"/>
        </w:rPr>
        <w:t xml:space="preserve">,</w:t>
      </w:r>
      <w:r w:rsidDel="00000000" w:rsidR="00000000" w:rsidRPr="00000000">
        <w:rPr>
          <w:rFonts w:ascii="Calibri" w:cs="Calibri" w:eastAsia="Calibri" w:hAnsi="Calibri"/>
          <w:b w:val="1"/>
          <w:color w:val="000000"/>
          <w:sz w:val="24"/>
          <w:szCs w:val="24"/>
          <w:rtl w:val="0"/>
        </w:rPr>
        <w:t xml:space="preserve"> and analysis of research data, including any links to research data (check all that apply):</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the data shelter of the </w:t>
      </w:r>
      <w:hyperlink r:id="rId37">
        <w:r w:rsidDel="00000000" w:rsidR="00000000" w:rsidRPr="00000000">
          <w:rPr>
            <w:rFonts w:ascii="Calibri" w:cs="Calibri" w:eastAsia="Calibri" w:hAnsi="Calibri"/>
            <w:color w:val="0000ff"/>
            <w:u w:val="single"/>
            <w:rtl w:val="0"/>
          </w:rPr>
          <w:t xml:space="preserve">Information Exchange (IE)</w:t>
        </w:r>
      </w:hyperlink>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the Bone Marrow Transplant (BMT) database, also known as the HSCT (Hematopoietic Stem Cell Transplant) Database </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REDCap (recap.ahc.umn.edu) </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In Qualtrics (qualtrics.umn.edu)</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120" w:lineRule="auto"/>
        <w:ind w:left="1267" w:firstLine="0"/>
        <w:rPr>
          <w:rFonts w:ascii="Arimo" w:cs="Arimo" w:eastAsia="Arimo" w:hAnsi="Arimo"/>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r w:rsidDel="00000000" w:rsidR="00000000" w:rsidRPr="00000000">
        <w:rPr>
          <w:rFonts w:ascii="Arimo" w:cs="Arimo" w:eastAsia="Arimo" w:hAnsi="Arimo"/>
          <w:rtl w:val="0"/>
        </w:rPr>
        <w:t xml:space="preserve"> </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OnCore (oncore.umn.edu)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the University’s Box Secure Storage (box.umn.edu)</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Sponsor Electronic Data Capture Tool (i.e.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Advarra or other)</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before="120" w:lineRule="auto"/>
        <w:ind w:left="1440" w:firstLine="0"/>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UMP devices/servers</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120" w:lineRule="auto"/>
        <w:ind w:left="1440" w:firstLine="0"/>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00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Fairview devices/servers</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120" w:lineRule="auto"/>
        <w:ind w:left="1440" w:firstLine="0"/>
        <w:rPr>
          <w:rFonts w:ascii="Calibri" w:cs="Calibri" w:eastAsia="Calibri" w:hAnsi="Calibri"/>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ff0000"/>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In an AHC-IS supported server. Provide folder path, location of server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and IT Support Contact: </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ff0000"/>
        </w:rPr>
      </w:pPr>
      <w:r w:rsidDel="00000000" w:rsidR="00000000" w:rsidRPr="00000000">
        <w:rPr>
          <w:rFonts w:ascii="Calibri" w:cs="Calibri" w:eastAsia="Calibri" w:hAnsi="Calibri"/>
          <w:color w:val="000000"/>
          <w:rtl w:val="0"/>
        </w:rPr>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Store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Analyze</w:t>
        <w:tab/>
      </w: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color w:val="000000"/>
          <w:rtl w:val="0"/>
        </w:rPr>
        <w:t xml:space="preserve"> Share</w:t>
      </w: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120" w:lineRule="auto"/>
        <w:ind w:left="1267" w:firstLine="0"/>
        <w:rPr>
          <w:rFonts w:ascii="Calibri" w:cs="Calibri" w:eastAsia="Calibri" w:hAnsi="Calibri"/>
          <w:color w:val="434343"/>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color w:val="000000"/>
          <w:rtl w:val="0"/>
        </w:rPr>
        <w:t xml:space="preserve"> Other. I will use a server not previously listed. Describe: </w:t>
      </w:r>
      <w:r w:rsidDel="00000000" w:rsidR="00000000" w:rsidRPr="00000000">
        <w:rPr>
          <w:rtl w:val="0"/>
        </w:rPr>
      </w:r>
    </w:p>
    <w:p w:rsidR="00000000" w:rsidDel="00000000" w:rsidP="00000000" w:rsidRDefault="00000000" w:rsidRPr="00000000" w14:paraId="000002CE">
      <w:pPr>
        <w:pStyle w:val="Heading2"/>
        <w:numPr>
          <w:ilvl w:val="1"/>
          <w:numId w:val="4"/>
        </w:numPr>
        <w:ind w:left="990" w:hanging="576"/>
        <w:rPr>
          <w:rFonts w:ascii="Calibri" w:cs="Calibri" w:eastAsia="Calibri" w:hAnsi="Calibri"/>
          <w:b w:val="1"/>
          <w:color w:val="000000"/>
          <w:sz w:val="24"/>
          <w:szCs w:val="24"/>
        </w:rPr>
      </w:pPr>
      <w:bookmarkStart w:colFirst="0" w:colLast="0" w:name="_heading=h.338fx5o" w:id="114"/>
      <w:bookmarkEnd w:id="114"/>
      <w:r w:rsidDel="00000000" w:rsidR="00000000" w:rsidRPr="00000000">
        <w:rPr>
          <w:rFonts w:ascii="Calibri" w:cs="Calibri" w:eastAsia="Calibri" w:hAnsi="Calibri"/>
          <w:b w:val="1"/>
          <w:color w:val="000000"/>
          <w:sz w:val="24"/>
          <w:szCs w:val="24"/>
          <w:rtl w:val="0"/>
        </w:rPr>
        <w:t xml:space="preserve">Consultants. Vendors. Third Parties:</w:t>
      </w:r>
    </w:p>
    <w:p w:rsidR="00000000" w:rsidDel="00000000" w:rsidP="00000000" w:rsidRDefault="00000000" w:rsidRPr="00000000" w14:paraId="000002CF">
      <w:pPr>
        <w:ind w:left="990" w:firstLine="0"/>
        <w:rPr>
          <w:rFonts w:ascii="Calibri" w:cs="Calibri" w:eastAsia="Calibri" w:hAnsi="Calibri"/>
          <w:color w:val="434343"/>
        </w:rPr>
      </w:pPr>
      <w:r w:rsidDel="00000000" w:rsidR="00000000" w:rsidRPr="00000000">
        <w:rPr>
          <w:rFonts w:ascii="Calibri" w:cs="Calibri" w:eastAsia="Calibri" w:hAnsi="Calibri"/>
          <w:color w:val="434343"/>
          <w:rtl w:val="0"/>
        </w:rPr>
        <w:t xml:space="preserve">N/A</w:t>
      </w:r>
    </w:p>
    <w:p w:rsidR="00000000" w:rsidDel="00000000" w:rsidP="00000000" w:rsidRDefault="00000000" w:rsidRPr="00000000" w14:paraId="000002D0">
      <w:pPr>
        <w:pStyle w:val="Heading2"/>
        <w:numPr>
          <w:ilvl w:val="1"/>
          <w:numId w:val="4"/>
        </w:numPr>
        <w:ind w:left="990" w:hanging="576"/>
        <w:rPr>
          <w:rFonts w:ascii="Calibri" w:cs="Calibri" w:eastAsia="Calibri" w:hAnsi="Calibri"/>
        </w:rPr>
      </w:pPr>
      <w:bookmarkStart w:colFirst="0" w:colLast="0" w:name="_heading=h.1idq7dh" w:id="115"/>
      <w:bookmarkEnd w:id="115"/>
      <w:r w:rsidDel="00000000" w:rsidR="00000000" w:rsidRPr="00000000">
        <w:rPr>
          <w:rFonts w:ascii="Calibri" w:cs="Calibri" w:eastAsia="Calibri" w:hAnsi="Calibri"/>
          <w:b w:val="1"/>
          <w:color w:val="000000"/>
          <w:sz w:val="24"/>
          <w:szCs w:val="24"/>
          <w:rtl w:val="0"/>
        </w:rPr>
        <w:t xml:space="preserve">Data Ownership: </w:t>
      </w:r>
      <w:r w:rsidDel="00000000" w:rsidR="00000000" w:rsidRPr="00000000">
        <w:rPr>
          <w:rtl w:val="0"/>
        </w:rPr>
      </w:r>
    </w:p>
    <w:p w:rsidR="00000000" w:rsidDel="00000000" w:rsidP="00000000" w:rsidRDefault="00000000" w:rsidRPr="00000000" w14:paraId="000002D1">
      <w:pPr>
        <w:ind w:left="1260" w:firstLine="0"/>
        <w:rPr>
          <w:rFonts w:ascii="Calibri" w:cs="Calibri" w:eastAsia="Calibri" w:hAnsi="Calibri"/>
        </w:rPr>
      </w:pPr>
      <w:sdt>
        <w:sdtPr>
          <w:id w:val="1205232053"/>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UMN</w:t>
        <w:tab/>
        <w:tab/>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1260" w:firstLine="0"/>
        <w:rPr>
          <w:rFonts w:ascii="Calibri" w:cs="Calibri" w:eastAsia="Calibri" w:hAnsi="Calibri"/>
        </w:rPr>
      </w:pPr>
      <w:sdt>
        <w:sdtPr>
          <w:id w:val="350439924"/>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UMP</w:t>
        <w:tab/>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1260" w:firstLine="0"/>
        <w:rPr>
          <w:rFonts w:ascii="Calibri" w:cs="Calibri" w:eastAsia="Calibri" w:hAnsi="Calibri"/>
        </w:rPr>
      </w:pPr>
      <w:sdt>
        <w:sdtPr>
          <w:id w:val="-1259029155"/>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Fairview</w:t>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1260" w:firstLine="0"/>
        <w:rPr>
          <w:rFonts w:ascii="Calibri" w:cs="Calibri" w:eastAsia="Calibri" w:hAnsi="Calibri"/>
        </w:rPr>
      </w:pPr>
      <w:sdt>
        <w:sdtPr>
          <w:id w:val="-1434924681"/>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Sponsor: Insert here.</w:t>
        <w:tab/>
        <w:tab/>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1260" w:firstLine="0"/>
        <w:rPr>
          <w:rFonts w:ascii="Calibri" w:cs="Calibri" w:eastAsia="Calibri" w:hAnsi="Calibri"/>
        </w:rPr>
      </w:pPr>
      <w:sdt>
        <w:sdtPr>
          <w:id w:val="-2121728284"/>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Third-party university: Insert here.</w:t>
      </w:r>
    </w:p>
    <w:p w:rsidR="00000000" w:rsidDel="00000000" w:rsidP="00000000" w:rsidRDefault="00000000" w:rsidRPr="00000000" w14:paraId="000002D6">
      <w:pPr>
        <w:pBdr>
          <w:top w:space="0" w:sz="0" w:val="nil"/>
          <w:left w:space="0" w:sz="0" w:val="nil"/>
          <w:bottom w:space="0" w:sz="0" w:val="nil"/>
          <w:right w:space="0" w:sz="0" w:val="nil"/>
          <w:between w:space="0" w:sz="0" w:val="nil"/>
        </w:pBdr>
        <w:ind w:left="1260" w:firstLine="0"/>
        <w:rPr>
          <w:rFonts w:ascii="Calibri" w:cs="Calibri" w:eastAsia="Calibri" w:hAnsi="Calibri"/>
        </w:rPr>
      </w:pPr>
      <w:sdt>
        <w:sdtPr>
          <w:id w:val="-390265869"/>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Other (specify): Insert here.</w:t>
      </w:r>
    </w:p>
    <w:p w:rsidR="00000000" w:rsidDel="00000000" w:rsidP="00000000" w:rsidRDefault="00000000" w:rsidRPr="00000000" w14:paraId="000002D7">
      <w:pPr>
        <w:pStyle w:val="Heading2"/>
        <w:numPr>
          <w:ilvl w:val="1"/>
          <w:numId w:val="4"/>
        </w:numPr>
        <w:ind w:left="990" w:hanging="576"/>
        <w:rPr>
          <w:rFonts w:ascii="Calibri" w:cs="Calibri" w:eastAsia="Calibri" w:hAnsi="Calibri"/>
          <w:b w:val="1"/>
          <w:color w:val="000000"/>
          <w:sz w:val="24"/>
          <w:szCs w:val="24"/>
        </w:rPr>
      </w:pPr>
      <w:bookmarkStart w:colFirst="0" w:colLast="0" w:name="_heading=h.42ddq1a" w:id="116"/>
      <w:bookmarkEnd w:id="116"/>
      <w:r w:rsidDel="00000000" w:rsidR="00000000" w:rsidRPr="00000000">
        <w:rPr>
          <w:rFonts w:ascii="Calibri" w:cs="Calibri" w:eastAsia="Calibri" w:hAnsi="Calibri"/>
          <w:b w:val="1"/>
          <w:color w:val="000000"/>
          <w:sz w:val="24"/>
          <w:szCs w:val="24"/>
          <w:rtl w:val="0"/>
        </w:rPr>
        <w:t xml:space="preserve">Links to identifiable data:</w:t>
      </w:r>
    </w:p>
    <w:p w:rsidR="00000000" w:rsidDel="00000000" w:rsidP="00000000" w:rsidRDefault="00000000" w:rsidRPr="00000000" w14:paraId="000002D8">
      <w:pPr>
        <w:ind w:left="990" w:firstLine="0"/>
        <w:rPr>
          <w:color w:val="434343"/>
        </w:rPr>
      </w:pPr>
      <w:r w:rsidDel="00000000" w:rsidR="00000000" w:rsidRPr="00000000">
        <w:rPr>
          <w:rFonts w:ascii="Calibri" w:cs="Calibri" w:eastAsia="Calibri" w:hAnsi="Calibri"/>
          <w:color w:val="434343"/>
          <w:rtl w:val="0"/>
        </w:rPr>
        <w:t xml:space="preserve">N/A</w:t>
      </w:r>
      <w:r w:rsidDel="00000000" w:rsidR="00000000" w:rsidRPr="00000000">
        <w:rPr>
          <w:rtl w:val="0"/>
        </w:rPr>
      </w:r>
    </w:p>
    <w:p w:rsidR="00000000" w:rsidDel="00000000" w:rsidP="00000000" w:rsidRDefault="00000000" w:rsidRPr="00000000" w14:paraId="000002D9">
      <w:pPr>
        <w:pStyle w:val="Heading2"/>
        <w:numPr>
          <w:ilvl w:val="1"/>
          <w:numId w:val="4"/>
        </w:numPr>
        <w:ind w:left="990" w:hanging="576"/>
        <w:rPr>
          <w:rFonts w:ascii="Calibri" w:cs="Calibri" w:eastAsia="Calibri" w:hAnsi="Calibri"/>
          <w:b w:val="1"/>
          <w:color w:val="000000"/>
          <w:sz w:val="24"/>
          <w:szCs w:val="24"/>
        </w:rPr>
      </w:pPr>
      <w:bookmarkStart w:colFirst="0" w:colLast="0" w:name="_heading=h.2hio093" w:id="117"/>
      <w:bookmarkEnd w:id="117"/>
      <w:r w:rsidDel="00000000" w:rsidR="00000000" w:rsidRPr="00000000">
        <w:rPr>
          <w:rFonts w:ascii="Calibri" w:cs="Calibri" w:eastAsia="Calibri" w:hAnsi="Calibri"/>
          <w:b w:val="1"/>
          <w:color w:val="000000"/>
          <w:sz w:val="24"/>
          <w:szCs w:val="24"/>
          <w:rtl w:val="0"/>
        </w:rPr>
        <w:t xml:space="preserve">Sharing of Data with Research Team Members:</w:t>
      </w:r>
    </w:p>
    <w:p w:rsidR="00000000" w:rsidDel="00000000" w:rsidP="00000000" w:rsidRDefault="00000000" w:rsidRPr="00000000" w14:paraId="000002DA">
      <w:pPr>
        <w:ind w:left="990" w:firstLine="0"/>
        <w:rPr>
          <w:color w:val="434343"/>
        </w:rPr>
      </w:pPr>
      <w:r w:rsidDel="00000000" w:rsidR="00000000" w:rsidRPr="00000000">
        <w:rPr>
          <w:rFonts w:ascii="Calibri" w:cs="Calibri" w:eastAsia="Calibri" w:hAnsi="Calibri"/>
          <w:color w:val="434343"/>
          <w:rtl w:val="0"/>
        </w:rPr>
        <w:t xml:space="preserve">N/A</w:t>
      </w:r>
      <w:r w:rsidDel="00000000" w:rsidR="00000000" w:rsidRPr="00000000">
        <w:rPr>
          <w:rtl w:val="0"/>
        </w:rPr>
      </w:r>
    </w:p>
    <w:p w:rsidR="00000000" w:rsidDel="00000000" w:rsidP="00000000" w:rsidRDefault="00000000" w:rsidRPr="00000000" w14:paraId="000002DB">
      <w:pPr>
        <w:pStyle w:val="Heading2"/>
        <w:numPr>
          <w:ilvl w:val="1"/>
          <w:numId w:val="4"/>
        </w:numPr>
        <w:ind w:left="990" w:hanging="576"/>
        <w:rPr>
          <w:rFonts w:ascii="Calibri" w:cs="Calibri" w:eastAsia="Calibri" w:hAnsi="Calibri"/>
          <w:b w:val="1"/>
          <w:color w:val="000000"/>
          <w:sz w:val="24"/>
          <w:szCs w:val="24"/>
        </w:rPr>
      </w:pPr>
      <w:bookmarkStart w:colFirst="0" w:colLast="0" w:name="_heading=h.wnyagw" w:id="118"/>
      <w:bookmarkEnd w:id="118"/>
      <w:r w:rsidDel="00000000" w:rsidR="00000000" w:rsidRPr="00000000">
        <w:rPr>
          <w:rFonts w:ascii="Calibri" w:cs="Calibri" w:eastAsia="Calibri" w:hAnsi="Calibri"/>
          <w:b w:val="1"/>
          <w:color w:val="000000"/>
          <w:sz w:val="24"/>
          <w:szCs w:val="24"/>
          <w:rtl w:val="0"/>
        </w:rPr>
        <w:t xml:space="preserve">Storage of Documents:</w:t>
      </w:r>
    </w:p>
    <w:p w:rsidR="00000000" w:rsidDel="00000000" w:rsidP="00000000" w:rsidRDefault="00000000" w:rsidRPr="00000000" w14:paraId="000002DC">
      <w:pPr>
        <w:ind w:left="990" w:firstLine="0"/>
        <w:rPr>
          <w:color w:val="434343"/>
        </w:rPr>
      </w:pPr>
      <w:r w:rsidDel="00000000" w:rsidR="00000000" w:rsidRPr="00000000">
        <w:rPr>
          <w:rFonts w:ascii="Calibri" w:cs="Calibri" w:eastAsia="Calibri" w:hAnsi="Calibri"/>
          <w:color w:val="434343"/>
          <w:rtl w:val="0"/>
        </w:rPr>
        <w:t xml:space="preserve">N/A</w:t>
      </w:r>
      <w:r w:rsidDel="00000000" w:rsidR="00000000" w:rsidRPr="00000000">
        <w:rPr>
          <w:rtl w:val="0"/>
        </w:rPr>
      </w:r>
    </w:p>
    <w:p w:rsidR="00000000" w:rsidDel="00000000" w:rsidP="00000000" w:rsidRDefault="00000000" w:rsidRPr="00000000" w14:paraId="000002DD">
      <w:pPr>
        <w:pStyle w:val="Heading2"/>
        <w:numPr>
          <w:ilvl w:val="1"/>
          <w:numId w:val="4"/>
        </w:numPr>
        <w:ind w:left="990" w:hanging="576"/>
        <w:rPr>
          <w:rFonts w:ascii="Calibri" w:cs="Calibri" w:eastAsia="Calibri" w:hAnsi="Calibri"/>
          <w:b w:val="1"/>
          <w:color w:val="000000"/>
          <w:sz w:val="24"/>
          <w:szCs w:val="24"/>
        </w:rPr>
      </w:pPr>
      <w:bookmarkStart w:colFirst="0" w:colLast="0" w:name="_heading=h.3gnlt4p" w:id="119"/>
      <w:bookmarkEnd w:id="119"/>
      <w:r w:rsidDel="00000000" w:rsidR="00000000" w:rsidRPr="00000000">
        <w:rPr>
          <w:rFonts w:ascii="Calibri" w:cs="Calibri" w:eastAsia="Calibri" w:hAnsi="Calibri"/>
          <w:b w:val="1"/>
          <w:color w:val="000000"/>
          <w:sz w:val="24"/>
          <w:szCs w:val="24"/>
          <w:rtl w:val="0"/>
        </w:rPr>
        <w:t xml:space="preserve">Disposal of Documents:</w:t>
      </w:r>
    </w:p>
    <w:p w:rsidR="00000000" w:rsidDel="00000000" w:rsidP="00000000" w:rsidRDefault="00000000" w:rsidRPr="00000000" w14:paraId="000002DE">
      <w:pPr>
        <w:ind w:left="990" w:firstLine="0"/>
        <w:rPr>
          <w:color w:val="434343"/>
        </w:rPr>
      </w:pPr>
      <w:r w:rsidDel="00000000" w:rsidR="00000000" w:rsidRPr="00000000">
        <w:rPr>
          <w:rFonts w:ascii="Calibri" w:cs="Calibri" w:eastAsia="Calibri" w:hAnsi="Calibri"/>
          <w:color w:val="434343"/>
          <w:rtl w:val="0"/>
        </w:rPr>
        <w:t xml:space="preserve">N/A</w:t>
      </w: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MS Gothic"/>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imes"/>
  <w:font w:name="Quattrocento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16"/>
        <w:szCs w:val="16"/>
      </w:rPr>
    </w:pPr>
    <w:r w:rsidDel="00000000" w:rsidR="00000000" w:rsidRPr="00000000">
      <w:rPr>
        <w:rFonts w:ascii="Times" w:cs="Times" w:eastAsia="Times" w:hAnsi="Times"/>
        <w:color w:val="000000"/>
        <w:rtl w:val="0"/>
      </w:rPr>
      <w:tab/>
      <w:t xml:space="preserve">Page </w:t>
    </w: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Fonts w:ascii="Times" w:cs="Times" w:eastAsia="Times" w:hAnsi="Times"/>
        <w:color w:val="000000"/>
        <w:rtl w:val="0"/>
      </w:rPr>
      <w:t xml:space="preserve"> of </w:t>
    </w:r>
    <w:r w:rsidDel="00000000" w:rsidR="00000000" w:rsidRPr="00000000">
      <w:rPr>
        <w:rFonts w:ascii="Times" w:cs="Times" w:eastAsia="Times" w:hAnsi="Times"/>
        <w:color w:val="000000"/>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color w:val="000000"/>
        <w:sz w:val="16"/>
        <w:szCs w:val="16"/>
        <w:rtl w:val="0"/>
      </w:rPr>
      <w:tab/>
      <w:t xml:space="preserve">Template Revised On: </w:t>
    </w:r>
    <w:r w:rsidDel="00000000" w:rsidR="00000000" w:rsidRPr="00000000">
      <w:rPr>
        <w:rFonts w:ascii="Times New Roman" w:cs="Times New Roman" w:eastAsia="Times New Roman" w:hAnsi="Times New Roman"/>
        <w:sz w:val="16"/>
        <w:szCs w:val="16"/>
        <w:rtl w:val="0"/>
      </w:rPr>
      <w:t xml:space="preserve">8/22/2024</w:t>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pBdr>
        <w:top w:space="0" w:sz="0" w:val="nil"/>
        <w:left w:space="0" w:sz="0" w:val="nil"/>
        <w:bottom w:space="0" w:sz="0" w:val="nil"/>
        <w:right w:space="0" w:sz="0" w:val="nil"/>
        <w:between w:space="0" w:sz="0" w:val="nil"/>
      </w:pBdr>
      <w:tabs>
        <w:tab w:val="center" w:leader="none" w:pos="4320"/>
        <w:tab w:val="right" w:leader="none" w:pos="8640"/>
      </w:tabs>
      <w:rPr>
        <w:rFonts w:ascii="Times" w:cs="Times" w:eastAsia="Times" w:hAnsi="Times"/>
        <w:color w:val="000000"/>
      </w:rPr>
    </w:pPr>
    <w:r w:rsidDel="00000000" w:rsidR="00000000" w:rsidRPr="00000000">
      <w:rPr>
        <w:rFonts w:ascii="Times" w:cs="Times" w:eastAsia="Times" w:hAnsi="Times"/>
        <w:color w:val="000000"/>
        <w:rtl w:val="0"/>
      </w:rPr>
      <w:t xml:space="preserve">SOCIAL PROTOCOL (HRP-580)</w:t>
    </w:r>
  </w:p>
  <w:p w:rsidR="00000000" w:rsidDel="00000000" w:rsidP="00000000" w:rsidRDefault="00000000" w:rsidRPr="00000000" w14:paraId="000002E0">
    <w:pPr>
      <w:pBdr>
        <w:top w:space="0" w:sz="0" w:val="nil"/>
        <w:left w:space="0" w:sz="0" w:val="nil"/>
        <w:bottom w:space="0" w:sz="0" w:val="nil"/>
        <w:right w:space="0" w:sz="0" w:val="nil"/>
        <w:between w:space="0" w:sz="0" w:val="nil"/>
      </w:pBdr>
      <w:tabs>
        <w:tab w:val="center" w:leader="none" w:pos="4320"/>
        <w:tab w:val="right" w:leader="none" w:pos="8640"/>
      </w:tabs>
      <w:rPr>
        <w:rFonts w:ascii="Times" w:cs="Times" w:eastAsia="Times" w:hAnsi="Times"/>
        <w:color w:val="000000"/>
      </w:rPr>
    </w:pPr>
    <w:r w:rsidDel="00000000" w:rsidR="00000000" w:rsidRPr="00000000">
      <w:rPr>
        <w:rFonts w:ascii="Times" w:cs="Times" w:eastAsia="Times" w:hAnsi="Times"/>
        <w:color w:val="000000"/>
        <w:rtl w:val="0"/>
      </w:rPr>
      <w:t xml:space="preserve">PROTOCOL TITLE: </w:t>
    </w:r>
    <w:r w:rsidDel="00000000" w:rsidR="00000000" w:rsidRPr="00000000">
      <w:rPr>
        <w:rFonts w:ascii="Calibri" w:cs="Calibri" w:eastAsia="Calibri" w:hAnsi="Calibri"/>
        <w:rtl w:val="0"/>
      </w:rPr>
      <w:t xml:space="preserve">PIXU: Personalized Image Selection in News Recommendation Systems for Enhanced User Experience from POPROX</w:t>
    </w: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center" w:leader="none" w:pos="4320"/>
        <w:tab w:val="right" w:leader="none" w:pos="8640"/>
      </w:tabs>
      <w:rPr>
        <w:rFonts w:ascii="Times" w:cs="Times" w:eastAsia="Times" w:hAnsi="Times"/>
        <w:color w:val="000000"/>
      </w:rPr>
    </w:pPr>
    <w:r w:rsidDel="00000000" w:rsidR="00000000" w:rsidRPr="00000000">
      <w:rPr>
        <w:rFonts w:ascii="Times" w:cs="Times" w:eastAsia="Times" w:hAnsi="Times"/>
        <w:color w:val="000000"/>
        <w:rtl w:val="0"/>
      </w:rPr>
      <w:t xml:space="preserve">VERSION DATE: 0</w:t>
    </w:r>
    <w:r w:rsidDel="00000000" w:rsidR="00000000" w:rsidRPr="00000000">
      <w:rPr>
        <w:rFonts w:ascii="Times" w:cs="Times" w:eastAsia="Times" w:hAnsi="Times"/>
        <w:rtl w:val="0"/>
      </w:rPr>
      <w:t xml:space="preserve">7</w:t>
    </w:r>
    <w:r w:rsidDel="00000000" w:rsidR="00000000" w:rsidRPr="00000000">
      <w:rPr>
        <w:rFonts w:ascii="Times" w:cs="Times" w:eastAsia="Times" w:hAnsi="Times"/>
        <w:color w:val="000000"/>
        <w:rtl w:val="0"/>
      </w:rPr>
      <w:t xml:space="preserve">/</w:t>
    </w:r>
    <w:r w:rsidDel="00000000" w:rsidR="00000000" w:rsidRPr="00000000">
      <w:rPr>
        <w:rFonts w:ascii="Times" w:cs="Times" w:eastAsia="Times" w:hAnsi="Times"/>
        <w:rtl w:val="0"/>
      </w:rPr>
      <w:t xml:space="preserve">11</w:t>
    </w:r>
    <w:r w:rsidDel="00000000" w:rsidR="00000000" w:rsidRPr="00000000">
      <w:rPr>
        <w:rFonts w:ascii="Times" w:cs="Times" w:eastAsia="Times" w:hAnsi="Times"/>
        <w:color w:val="000000"/>
        <w:rtl w:val="0"/>
      </w:rPr>
      <w:t xml:space="preserve">/2025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0"/>
      <w:lvlJc w:val="left"/>
      <w:pPr>
        <w:ind w:left="432" w:hanging="432"/>
      </w:pPr>
      <w:rPr>
        <w:rFonts w:ascii="Calibri" w:cs="Calibri" w:eastAsia="Calibri" w:hAnsi="Calibri"/>
        <w:b w:val="1"/>
        <w:i w:val="0"/>
        <w:color w:val="000000"/>
        <w:sz w:val="24"/>
        <w:szCs w:val="24"/>
      </w:rPr>
    </w:lvl>
    <w:lvl w:ilvl="1">
      <w:start w:val="1"/>
      <w:numFmt w:val="decimal"/>
      <w:lvlText w:val="%1.%2"/>
      <w:lvlJc w:val="left"/>
      <w:pPr>
        <w:ind w:left="576" w:hanging="576"/>
      </w:pPr>
      <w:rPr>
        <w:rFonts w:ascii="Calibri" w:cs="Calibri" w:eastAsia="Calibri" w:hAnsi="Calibri"/>
        <w:b w:val="1"/>
        <w:i w:val="0"/>
        <w:color w:val="000000"/>
        <w:sz w:val="22"/>
        <w:szCs w:val="22"/>
      </w:rPr>
    </w:lvl>
    <w:lvl w:ilvl="2">
      <w:start w:val="1"/>
      <w:numFmt w:val="decimal"/>
      <w:lvlText w:val="%1.%2.%3"/>
      <w:lvlJc w:val="left"/>
      <w:pPr>
        <w:ind w:left="720" w:hanging="720"/>
      </w:pPr>
      <w:rPr>
        <w:rFonts w:ascii="Calibri" w:cs="Calibri" w:eastAsia="Calibri" w:hAnsi="Calibri"/>
        <w:b w:val="1"/>
        <w:i w:val="0"/>
        <w:color w:val="000000"/>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decimal"/>
      <w:lvlText w:val="%1.0"/>
      <w:lvlJc w:val="left"/>
      <w:pPr>
        <w:ind w:left="720" w:hanging="720"/>
      </w:pPr>
      <w:rPr>
        <w:rFonts w:ascii="Times New Roman" w:cs="Times New Roman" w:eastAsia="Times New Roman" w:hAnsi="Times New Roman"/>
        <w:b w:val="1"/>
        <w:sz w:val="28"/>
        <w:szCs w:val="28"/>
      </w:rPr>
    </w:lvl>
    <w:lvl w:ilvl="1">
      <w:start w:val="1"/>
      <w:numFmt w:val="decimal"/>
      <w:lvlText w:val="%1.%2"/>
      <w:lvlJc w:val="left"/>
      <w:pPr>
        <w:ind w:left="720" w:firstLine="0"/>
      </w:pPr>
      <w:rPr>
        <w:rFonts w:ascii="Times New Roman" w:cs="Times New Roman" w:eastAsia="Times New Roman" w:hAnsi="Times New Roman"/>
        <w:i w:val="1"/>
        <w:color w:val="000000"/>
      </w:rPr>
    </w:lvl>
    <w:lvl w:ilvl="2">
      <w:start w:val="1"/>
      <w:numFmt w:val="bullet"/>
      <w:lvlText w:val="●"/>
      <w:lvlJc w:val="left"/>
      <w:pPr>
        <w:ind w:left="2160" w:hanging="180"/>
      </w:pPr>
      <w:rPr>
        <w:rFonts w:ascii="Noto Sans" w:cs="Noto Sans" w:eastAsia="Noto Sans" w:hAnsi="Noto Sans"/>
        <w:color w:val="000000"/>
      </w:rPr>
    </w:lvl>
    <w:lvl w:ilvl="3">
      <w:start w:val="1"/>
      <w:numFmt w:val="bullet"/>
      <w:lvlText w:val="o"/>
      <w:lvlJc w:val="left"/>
      <w:pPr>
        <w:ind w:left="2880" w:hanging="360"/>
      </w:pPr>
      <w:rPr>
        <w:rFonts w:ascii="Courier New" w:cs="Courier New" w:eastAsia="Courier New" w:hAnsi="Courier New"/>
        <w:color w:val="00000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987" w:hanging="360"/>
      </w:pPr>
      <w:rPr>
        <w:rFonts w:ascii="Noto Sans Symbols" w:cs="Noto Sans Symbols" w:eastAsia="Noto Sans Symbols" w:hAnsi="Noto Sans Symbols"/>
      </w:rPr>
    </w:lvl>
    <w:lvl w:ilvl="1">
      <w:start w:val="1"/>
      <w:numFmt w:val="bullet"/>
      <w:lvlText w:val="o"/>
      <w:lvlJc w:val="left"/>
      <w:pPr>
        <w:ind w:left="2707" w:hanging="360"/>
      </w:pPr>
      <w:rPr>
        <w:rFonts w:ascii="Courier New" w:cs="Courier New" w:eastAsia="Courier New" w:hAnsi="Courier New"/>
      </w:rPr>
    </w:lvl>
    <w:lvl w:ilvl="2">
      <w:start w:val="1"/>
      <w:numFmt w:val="bullet"/>
      <w:lvlText w:val="▪"/>
      <w:lvlJc w:val="left"/>
      <w:pPr>
        <w:ind w:left="3427" w:hanging="360"/>
      </w:pPr>
      <w:rPr>
        <w:rFonts w:ascii="Noto Sans Symbols" w:cs="Noto Sans Symbols" w:eastAsia="Noto Sans Symbols" w:hAnsi="Noto Sans Symbols"/>
      </w:rPr>
    </w:lvl>
    <w:lvl w:ilvl="3">
      <w:start w:val="1"/>
      <w:numFmt w:val="bullet"/>
      <w:lvlText w:val="●"/>
      <w:lvlJc w:val="left"/>
      <w:pPr>
        <w:ind w:left="4147" w:hanging="360"/>
      </w:pPr>
      <w:rPr>
        <w:rFonts w:ascii="Noto Sans Symbols" w:cs="Noto Sans Symbols" w:eastAsia="Noto Sans Symbols" w:hAnsi="Noto Sans Symbols"/>
      </w:rPr>
    </w:lvl>
    <w:lvl w:ilvl="4">
      <w:start w:val="1"/>
      <w:numFmt w:val="bullet"/>
      <w:lvlText w:val="o"/>
      <w:lvlJc w:val="left"/>
      <w:pPr>
        <w:ind w:left="4867" w:hanging="360"/>
      </w:pPr>
      <w:rPr>
        <w:rFonts w:ascii="Courier New" w:cs="Courier New" w:eastAsia="Courier New" w:hAnsi="Courier New"/>
      </w:rPr>
    </w:lvl>
    <w:lvl w:ilvl="5">
      <w:start w:val="1"/>
      <w:numFmt w:val="bullet"/>
      <w:lvlText w:val="▪"/>
      <w:lvlJc w:val="left"/>
      <w:pPr>
        <w:ind w:left="5587" w:hanging="360"/>
      </w:pPr>
      <w:rPr>
        <w:rFonts w:ascii="Noto Sans Symbols" w:cs="Noto Sans Symbols" w:eastAsia="Noto Sans Symbols" w:hAnsi="Noto Sans Symbols"/>
      </w:rPr>
    </w:lvl>
    <w:lvl w:ilvl="6">
      <w:start w:val="1"/>
      <w:numFmt w:val="bullet"/>
      <w:lvlText w:val="●"/>
      <w:lvlJc w:val="left"/>
      <w:pPr>
        <w:ind w:left="6307" w:hanging="360"/>
      </w:pPr>
      <w:rPr>
        <w:rFonts w:ascii="Noto Sans Symbols" w:cs="Noto Sans Symbols" w:eastAsia="Noto Sans Symbols" w:hAnsi="Noto Sans Symbols"/>
      </w:rPr>
    </w:lvl>
    <w:lvl w:ilvl="7">
      <w:start w:val="1"/>
      <w:numFmt w:val="bullet"/>
      <w:lvlText w:val="o"/>
      <w:lvlJc w:val="left"/>
      <w:pPr>
        <w:ind w:left="7027" w:hanging="360"/>
      </w:pPr>
      <w:rPr>
        <w:rFonts w:ascii="Courier New" w:cs="Courier New" w:eastAsia="Courier New" w:hAnsi="Courier New"/>
      </w:rPr>
    </w:lvl>
    <w:lvl w:ilvl="8">
      <w:start w:val="1"/>
      <w:numFmt w:val="bullet"/>
      <w:lvlText w:val="▪"/>
      <w:lvlJc w:val="left"/>
      <w:pPr>
        <w:ind w:left="7747" w:hanging="360"/>
      </w:pPr>
      <w:rPr>
        <w:rFonts w:ascii="Noto Sans Symbols" w:cs="Noto Sans Symbols" w:eastAsia="Noto Sans Symbols" w:hAnsi="Noto Sans Symbols"/>
      </w:rPr>
    </w:lvl>
  </w:abstractNum>
  <w:abstractNum w:abstractNumId="8">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9">
    <w:lvl w:ilvl="0">
      <w:start w:val="1"/>
      <w:numFmt w:val="bullet"/>
      <w:lvlText w:val="●"/>
      <w:lvlJc w:val="left"/>
      <w:pPr>
        <w:ind w:left="1253" w:hanging="359"/>
      </w:pPr>
      <w:rPr>
        <w:rFonts w:ascii="Noto Sans Symbols" w:cs="Noto Sans Symbols" w:eastAsia="Noto Sans Symbols" w:hAnsi="Noto Sans Symbols"/>
      </w:rPr>
    </w:lvl>
    <w:lvl w:ilvl="1">
      <w:start w:val="1"/>
      <w:numFmt w:val="bullet"/>
      <w:lvlText w:val="o"/>
      <w:lvlJc w:val="left"/>
      <w:pPr>
        <w:ind w:left="1973" w:hanging="360"/>
      </w:pPr>
      <w:rPr>
        <w:rFonts w:ascii="Courier New" w:cs="Courier New" w:eastAsia="Courier New" w:hAnsi="Courier New"/>
      </w:rPr>
    </w:lvl>
    <w:lvl w:ilvl="2">
      <w:start w:val="1"/>
      <w:numFmt w:val="bullet"/>
      <w:lvlText w:val="▪"/>
      <w:lvlJc w:val="left"/>
      <w:pPr>
        <w:ind w:left="2693" w:hanging="360"/>
      </w:pPr>
      <w:rPr>
        <w:rFonts w:ascii="Noto Sans Symbols" w:cs="Noto Sans Symbols" w:eastAsia="Noto Sans Symbols" w:hAnsi="Noto Sans Symbols"/>
      </w:rPr>
    </w:lvl>
    <w:lvl w:ilvl="3">
      <w:start w:val="1"/>
      <w:numFmt w:val="bullet"/>
      <w:lvlText w:val="●"/>
      <w:lvlJc w:val="left"/>
      <w:pPr>
        <w:ind w:left="3413" w:hanging="360"/>
      </w:pPr>
      <w:rPr>
        <w:rFonts w:ascii="Noto Sans Symbols" w:cs="Noto Sans Symbols" w:eastAsia="Noto Sans Symbols" w:hAnsi="Noto Sans Symbols"/>
      </w:rPr>
    </w:lvl>
    <w:lvl w:ilvl="4">
      <w:start w:val="1"/>
      <w:numFmt w:val="bullet"/>
      <w:lvlText w:val="o"/>
      <w:lvlJc w:val="left"/>
      <w:pPr>
        <w:ind w:left="4133" w:hanging="360"/>
      </w:pPr>
      <w:rPr>
        <w:rFonts w:ascii="Courier New" w:cs="Courier New" w:eastAsia="Courier New" w:hAnsi="Courier New"/>
      </w:rPr>
    </w:lvl>
    <w:lvl w:ilvl="5">
      <w:start w:val="1"/>
      <w:numFmt w:val="bullet"/>
      <w:lvlText w:val="▪"/>
      <w:lvlJc w:val="left"/>
      <w:pPr>
        <w:ind w:left="4853" w:hanging="360"/>
      </w:pPr>
      <w:rPr>
        <w:rFonts w:ascii="Noto Sans Symbols" w:cs="Noto Sans Symbols" w:eastAsia="Noto Sans Symbols" w:hAnsi="Noto Sans Symbols"/>
      </w:rPr>
    </w:lvl>
    <w:lvl w:ilvl="6">
      <w:start w:val="1"/>
      <w:numFmt w:val="bullet"/>
      <w:lvlText w:val="●"/>
      <w:lvlJc w:val="left"/>
      <w:pPr>
        <w:ind w:left="5573" w:hanging="360"/>
      </w:pPr>
      <w:rPr>
        <w:rFonts w:ascii="Noto Sans Symbols" w:cs="Noto Sans Symbols" w:eastAsia="Noto Sans Symbols" w:hAnsi="Noto Sans Symbols"/>
      </w:rPr>
    </w:lvl>
    <w:lvl w:ilvl="7">
      <w:start w:val="1"/>
      <w:numFmt w:val="bullet"/>
      <w:lvlText w:val="o"/>
      <w:lvlJc w:val="left"/>
      <w:pPr>
        <w:ind w:left="6293" w:hanging="360"/>
      </w:pPr>
      <w:rPr>
        <w:rFonts w:ascii="Courier New" w:cs="Courier New" w:eastAsia="Courier New" w:hAnsi="Courier New"/>
      </w:rPr>
    </w:lvl>
    <w:lvl w:ilvl="8">
      <w:start w:val="1"/>
      <w:numFmt w:val="bullet"/>
      <w:lvlText w:val="▪"/>
      <w:lvlJc w:val="left"/>
      <w:pPr>
        <w:ind w:left="7013" w:hanging="360"/>
      </w:pPr>
      <w:rPr>
        <w:rFonts w:ascii="Noto Sans Symbols" w:cs="Noto Sans Symbols" w:eastAsia="Noto Sans Symbols" w:hAnsi="Noto Sans Symbols"/>
      </w:rPr>
    </w:lvl>
  </w:abstractNum>
  <w:abstractNum w:abstractNumId="10">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11">
    <w:lvl w:ilvl="0">
      <w:start w:val="1"/>
      <w:numFmt w:val="bullet"/>
      <w:lvlText w:val="o"/>
      <w:lvlJc w:val="left"/>
      <w:pPr>
        <w:ind w:left="1710" w:hanging="360"/>
      </w:pPr>
      <w:rPr>
        <w:rFonts w:ascii="Courier New" w:cs="Courier New" w:eastAsia="Courier New" w:hAnsi="Courier New"/>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0"/>
      <w:lvlJc w:val="left"/>
      <w:pPr>
        <w:ind w:left="432" w:hanging="432"/>
      </w:pPr>
      <w:rPr>
        <w:rFonts w:ascii="Calibri" w:cs="Calibri" w:eastAsia="Calibri" w:hAnsi="Calibri"/>
        <w:b w:val="1"/>
        <w:i w:val="0"/>
        <w:color w:val="000000"/>
        <w:sz w:val="24"/>
        <w:szCs w:val="24"/>
      </w:rPr>
    </w:lvl>
    <w:lvl w:ilvl="1">
      <w:start w:val="1"/>
      <w:numFmt w:val="decimal"/>
      <w:lvlText w:val="%20.5"/>
      <w:lvlJc w:val="left"/>
      <w:pPr>
        <w:ind w:left="576" w:hanging="576"/>
      </w:pPr>
      <w:rPr>
        <w:rFonts w:ascii="Calibri" w:cs="Calibri" w:eastAsia="Calibri" w:hAnsi="Calibri"/>
        <w:b w:val="1"/>
        <w:i w:val="0"/>
        <w:color w:val="000000"/>
        <w:sz w:val="22"/>
        <w:szCs w:val="22"/>
      </w:rPr>
    </w:lvl>
    <w:lvl w:ilvl="2">
      <w:start w:val="1"/>
      <w:numFmt w:val="decimal"/>
      <w:lvlText w:val="%1.%2.%3"/>
      <w:lvlJc w:val="left"/>
      <w:pPr>
        <w:ind w:left="720" w:hanging="720"/>
      </w:pPr>
      <w:rPr>
        <w:rFonts w:ascii="Calibri" w:cs="Calibri" w:eastAsia="Calibri" w:hAnsi="Calibri"/>
        <w:b w:val="1"/>
        <w:i w:val="0"/>
        <w:color w:val="000000"/>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decimal"/>
      <w:lvlText w:val="%1.0"/>
      <w:lvlJc w:val="left"/>
      <w:pPr>
        <w:ind w:left="432" w:hanging="432"/>
      </w:pPr>
      <w:rPr>
        <w:rFonts w:ascii="Calibri" w:cs="Calibri" w:eastAsia="Calibri" w:hAnsi="Calibri"/>
        <w:b w:val="1"/>
        <w:i w:val="0"/>
        <w:color w:val="000000"/>
        <w:sz w:val="24"/>
        <w:szCs w:val="24"/>
      </w:rPr>
    </w:lvl>
    <w:lvl w:ilvl="1">
      <w:start w:val="1"/>
      <w:numFmt w:val="decimal"/>
      <w:lvlText w:val="11.4"/>
      <w:lvlJc w:val="left"/>
      <w:pPr>
        <w:ind w:left="576" w:hanging="576"/>
      </w:pPr>
      <w:rPr>
        <w:rFonts w:ascii="Calibri" w:cs="Calibri" w:eastAsia="Calibri" w:hAnsi="Calibri"/>
        <w:b w:val="1"/>
        <w:i w:val="0"/>
        <w:color w:val="000000"/>
        <w:sz w:val="22"/>
        <w:szCs w:val="22"/>
      </w:rPr>
    </w:lvl>
    <w:lvl w:ilvl="2">
      <w:start w:val="1"/>
      <w:numFmt w:val="decimal"/>
      <w:lvlText w:val="%1.%2.%3"/>
      <w:lvlJc w:val="left"/>
      <w:pPr>
        <w:ind w:left="720" w:hanging="720"/>
      </w:pPr>
      <w:rPr>
        <w:rFonts w:ascii="Calibri" w:cs="Calibri" w:eastAsia="Calibri" w:hAnsi="Calibri"/>
        <w:b w:val="1"/>
        <w:i w:val="0"/>
        <w:color w:val="000000"/>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ind w:left="720" w:hanging="360"/>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ind w:left="1440" w:hanging="360"/>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ind w:left="2160" w:hanging="36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2880" w:hanging="360"/>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4320" w:hanging="360"/>
    </w:pPr>
    <w:rPr>
      <w:rFonts w:ascii="Calibri" w:cs="Calibri" w:eastAsia="Calibri" w:hAnsi="Calibri"/>
      <w:color w:val="1f3863"/>
    </w:rPr>
  </w:style>
  <w:style w:type="paragraph" w:styleId="Title">
    <w:name w:val="Title"/>
    <w:basedOn w:val="Normal"/>
    <w:next w:val="Normal"/>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23CCB"/>
    <w:pPr>
      <w:keepNext w:val="1"/>
      <w:keepLines w:val="1"/>
      <w:numPr>
        <w:ilvl w:val="6"/>
        <w:numId w:val="3"/>
      </w:numPr>
      <w:spacing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A23CCB"/>
    <w:pPr>
      <w:keepNext w:val="1"/>
      <w:keepLines w:val="1"/>
      <w:numPr>
        <w:ilvl w:val="7"/>
        <w:numId w:val="3"/>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A23CCB"/>
    <w:pPr>
      <w:keepNext w:val="1"/>
      <w:keepLines w:val="1"/>
      <w:numPr>
        <w:ilvl w:val="8"/>
        <w:numId w:val="3"/>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3CCB"/>
    <w:pPr>
      <w:tabs>
        <w:tab w:val="center" w:pos="4680"/>
        <w:tab w:val="right" w:pos="9360"/>
      </w:tabs>
    </w:pPr>
  </w:style>
  <w:style w:type="character" w:styleId="HeaderChar" w:customStyle="1">
    <w:name w:val="Header Char"/>
    <w:basedOn w:val="DefaultParagraphFont"/>
    <w:link w:val="Header"/>
    <w:uiPriority w:val="99"/>
    <w:rsid w:val="00A23CCB"/>
  </w:style>
  <w:style w:type="paragraph" w:styleId="Footer">
    <w:name w:val="footer"/>
    <w:basedOn w:val="Normal"/>
    <w:link w:val="FooterChar"/>
    <w:uiPriority w:val="99"/>
    <w:unhideWhenUsed w:val="1"/>
    <w:rsid w:val="00A23CCB"/>
    <w:pPr>
      <w:tabs>
        <w:tab w:val="center" w:pos="4680"/>
        <w:tab w:val="right" w:pos="9360"/>
      </w:tabs>
    </w:pPr>
  </w:style>
  <w:style w:type="character" w:styleId="FooterChar" w:customStyle="1">
    <w:name w:val="Footer Char"/>
    <w:basedOn w:val="DefaultParagraphFont"/>
    <w:link w:val="Footer"/>
    <w:uiPriority w:val="99"/>
    <w:rsid w:val="00A23CCB"/>
  </w:style>
  <w:style w:type="paragraph" w:styleId="Default" w:customStyle="1">
    <w:name w:val="Default"/>
    <w:rsid w:val="00A23CCB"/>
    <w:pPr>
      <w:autoSpaceDE w:val="0"/>
      <w:autoSpaceDN w:val="0"/>
      <w:adjustRightInd w:val="0"/>
    </w:pPr>
    <w:rPr>
      <w:rFonts w:ascii="Times" w:cs="Times" w:eastAsia="Times" w:hAnsi="Times"/>
      <w:color w:val="000000"/>
    </w:rPr>
  </w:style>
  <w:style w:type="character" w:styleId="Hyperlink">
    <w:name w:val="Hyperlink"/>
    <w:uiPriority w:val="99"/>
    <w:rsid w:val="00A23CCB"/>
    <w:rPr>
      <w:color w:val="0000ff"/>
      <w:u w:val="single"/>
    </w:rPr>
  </w:style>
  <w:style w:type="character" w:styleId="PlaceholderText">
    <w:name w:val="Placeholder Text"/>
    <w:basedOn w:val="DefaultParagraphFont"/>
    <w:uiPriority w:val="99"/>
    <w:semiHidden w:val="1"/>
    <w:rsid w:val="00A23CCB"/>
    <w:rPr>
      <w:color w:val="808080"/>
    </w:rPr>
  </w:style>
  <w:style w:type="paragraph" w:styleId="NoSpacing">
    <w:name w:val="No Spacing"/>
    <w:link w:val="NoSpacingChar"/>
    <w:uiPriority w:val="1"/>
    <w:qFormat w:val="1"/>
    <w:rsid w:val="00A23CCB"/>
    <w:rPr>
      <w:sz w:val="22"/>
      <w:szCs w:val="22"/>
    </w:rPr>
  </w:style>
  <w:style w:type="character" w:styleId="NoSpacingChar" w:customStyle="1">
    <w:name w:val="No Spacing Char"/>
    <w:basedOn w:val="DefaultParagraphFont"/>
    <w:link w:val="NoSpacing"/>
    <w:uiPriority w:val="1"/>
    <w:locked w:val="1"/>
    <w:rsid w:val="00A23CCB"/>
    <w:rPr>
      <w:sz w:val="22"/>
      <w:szCs w:val="22"/>
    </w:rPr>
  </w:style>
  <w:style w:type="character" w:styleId="Heading1Char" w:customStyle="1">
    <w:name w:val="Heading 1 Char"/>
    <w:basedOn w:val="DefaultParagraphFont"/>
    <w:link w:val="Heading1"/>
    <w:uiPriority w:val="9"/>
    <w:rsid w:val="00A23CCB"/>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A23CCB"/>
    <w:pPr>
      <w:autoSpaceDE w:val="1"/>
      <w:autoSpaceDN w:val="1"/>
      <w:adjustRightInd w:val="1"/>
      <w:spacing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A23CCB"/>
    <w:pPr>
      <w:spacing w:before="120"/>
    </w:pPr>
    <w:rPr>
      <w:rFonts w:asciiTheme="minorHAnsi" w:cstheme="minorHAnsi" w:hAnsiTheme="minorHAnsi"/>
      <w:b w:val="1"/>
      <w:bCs w:val="1"/>
      <w:i w:val="1"/>
      <w:iCs w:val="1"/>
    </w:rPr>
  </w:style>
  <w:style w:type="paragraph" w:styleId="TOC2">
    <w:name w:val="toc 2"/>
    <w:basedOn w:val="Normal"/>
    <w:next w:val="Normal"/>
    <w:autoRedefine w:val="1"/>
    <w:uiPriority w:val="39"/>
    <w:unhideWhenUsed w:val="1"/>
    <w:rsid w:val="00A23CCB"/>
    <w:pPr>
      <w:spacing w:before="120"/>
      <w:ind w:left="240"/>
    </w:pPr>
    <w:rPr>
      <w:rFonts w:asciiTheme="minorHAnsi" w:cstheme="minorHAnsi" w:hAnsiTheme="minorHAnsi"/>
      <w:b w:val="1"/>
      <w:bCs w:val="1"/>
      <w:sz w:val="22"/>
      <w:szCs w:val="22"/>
    </w:rPr>
  </w:style>
  <w:style w:type="paragraph" w:styleId="TOC3">
    <w:name w:val="toc 3"/>
    <w:basedOn w:val="Normal"/>
    <w:next w:val="Normal"/>
    <w:autoRedefine w:val="1"/>
    <w:uiPriority w:val="39"/>
    <w:unhideWhenUsed w:val="1"/>
    <w:rsid w:val="00A23CCB"/>
    <w:pPr>
      <w:ind w:left="480"/>
    </w:pPr>
    <w:rPr>
      <w:rFonts w:asciiTheme="minorHAnsi" w:cstheme="minorHAnsi" w:hAnsiTheme="minorHAnsi"/>
      <w:sz w:val="20"/>
      <w:szCs w:val="20"/>
    </w:rPr>
  </w:style>
  <w:style w:type="paragraph" w:styleId="TOC4">
    <w:name w:val="toc 4"/>
    <w:basedOn w:val="Normal"/>
    <w:next w:val="Normal"/>
    <w:autoRedefine w:val="1"/>
    <w:uiPriority w:val="39"/>
    <w:unhideWhenUsed w:val="1"/>
    <w:rsid w:val="00A23CCB"/>
    <w:pPr>
      <w:ind w:left="720"/>
    </w:pPr>
    <w:rPr>
      <w:rFonts w:asciiTheme="minorHAnsi" w:cstheme="minorHAnsi" w:hAnsiTheme="minorHAnsi"/>
      <w:sz w:val="20"/>
      <w:szCs w:val="20"/>
    </w:rPr>
  </w:style>
  <w:style w:type="paragraph" w:styleId="TOC5">
    <w:name w:val="toc 5"/>
    <w:basedOn w:val="Normal"/>
    <w:next w:val="Normal"/>
    <w:autoRedefine w:val="1"/>
    <w:uiPriority w:val="39"/>
    <w:unhideWhenUsed w:val="1"/>
    <w:rsid w:val="00A23CCB"/>
    <w:pPr>
      <w:ind w:left="960"/>
    </w:pPr>
    <w:rPr>
      <w:rFonts w:asciiTheme="minorHAnsi" w:cstheme="minorHAnsi" w:hAnsiTheme="minorHAnsi"/>
      <w:sz w:val="20"/>
      <w:szCs w:val="20"/>
    </w:rPr>
  </w:style>
  <w:style w:type="paragraph" w:styleId="TOC6">
    <w:name w:val="toc 6"/>
    <w:basedOn w:val="Normal"/>
    <w:next w:val="Normal"/>
    <w:autoRedefine w:val="1"/>
    <w:uiPriority w:val="39"/>
    <w:unhideWhenUsed w:val="1"/>
    <w:rsid w:val="00A23CCB"/>
    <w:pPr>
      <w:ind w:left="1200"/>
    </w:pPr>
    <w:rPr>
      <w:rFonts w:asciiTheme="minorHAnsi" w:cstheme="minorHAnsi" w:hAnsiTheme="minorHAnsi"/>
      <w:sz w:val="20"/>
      <w:szCs w:val="20"/>
    </w:rPr>
  </w:style>
  <w:style w:type="paragraph" w:styleId="TOC7">
    <w:name w:val="toc 7"/>
    <w:basedOn w:val="Normal"/>
    <w:next w:val="Normal"/>
    <w:autoRedefine w:val="1"/>
    <w:uiPriority w:val="39"/>
    <w:unhideWhenUsed w:val="1"/>
    <w:rsid w:val="00A23CCB"/>
    <w:pPr>
      <w:ind w:left="1440"/>
    </w:pPr>
    <w:rPr>
      <w:rFonts w:asciiTheme="minorHAnsi" w:cstheme="minorHAnsi" w:hAnsiTheme="minorHAnsi"/>
      <w:sz w:val="20"/>
      <w:szCs w:val="20"/>
    </w:rPr>
  </w:style>
  <w:style w:type="paragraph" w:styleId="TOC8">
    <w:name w:val="toc 8"/>
    <w:basedOn w:val="Normal"/>
    <w:next w:val="Normal"/>
    <w:autoRedefine w:val="1"/>
    <w:uiPriority w:val="39"/>
    <w:unhideWhenUsed w:val="1"/>
    <w:rsid w:val="00A23CCB"/>
    <w:pPr>
      <w:ind w:left="1680"/>
    </w:pPr>
    <w:rPr>
      <w:rFonts w:asciiTheme="minorHAnsi" w:cstheme="minorHAnsi" w:hAnsiTheme="minorHAnsi"/>
      <w:sz w:val="20"/>
      <w:szCs w:val="20"/>
    </w:rPr>
  </w:style>
  <w:style w:type="paragraph" w:styleId="TOC9">
    <w:name w:val="toc 9"/>
    <w:basedOn w:val="Normal"/>
    <w:next w:val="Normal"/>
    <w:autoRedefine w:val="1"/>
    <w:uiPriority w:val="39"/>
    <w:unhideWhenUsed w:val="1"/>
    <w:rsid w:val="00A23CCB"/>
    <w:pPr>
      <w:ind w:left="1920"/>
    </w:pPr>
    <w:rPr>
      <w:rFonts w:asciiTheme="minorHAnsi" w:cstheme="minorHAnsi" w:hAnsiTheme="minorHAnsi"/>
      <w:sz w:val="20"/>
      <w:szCs w:val="20"/>
    </w:rPr>
  </w:style>
  <w:style w:type="character" w:styleId="Heading2Char" w:customStyle="1">
    <w:name w:val="Heading 2 Char"/>
    <w:basedOn w:val="DefaultParagraphFont"/>
    <w:link w:val="Heading2"/>
    <w:uiPriority w:val="9"/>
    <w:rsid w:val="00A23CCB"/>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A23CCB"/>
    <w:rPr>
      <w:rFonts w:asciiTheme="majorHAnsi" w:cstheme="majorBidi" w:eastAsiaTheme="majorEastAsia" w:hAnsiTheme="majorHAnsi"/>
      <w:color w:val="1f3763" w:themeColor="accent1" w:themeShade="00007F"/>
    </w:rPr>
  </w:style>
  <w:style w:type="character" w:styleId="Heading4Char" w:customStyle="1">
    <w:name w:val="Heading 4 Char"/>
    <w:basedOn w:val="DefaultParagraphFont"/>
    <w:link w:val="Heading4"/>
    <w:uiPriority w:val="9"/>
    <w:semiHidden w:val="1"/>
    <w:rsid w:val="00A23CCB"/>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A23CCB"/>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A23CCB"/>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A23CCB"/>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A23CCB"/>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A23CCB"/>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71191B"/>
    <w:pPr>
      <w:ind w:left="720"/>
      <w:contextualSpacing w:val="1"/>
    </w:pPr>
  </w:style>
  <w:style w:type="numbering" w:styleId="CurrentList1" w:customStyle="1">
    <w:name w:val="Current List1"/>
    <w:uiPriority w:val="99"/>
    <w:rsid w:val="0071191B"/>
  </w:style>
  <w:style w:type="character" w:styleId="UnresolvedMention">
    <w:name w:val="Unresolved Mention"/>
    <w:basedOn w:val="DefaultParagraphFont"/>
    <w:uiPriority w:val="99"/>
    <w:semiHidden w:val="1"/>
    <w:unhideWhenUsed w:val="1"/>
    <w:rsid w:val="00DC7804"/>
    <w:rPr>
      <w:color w:val="605e5c"/>
      <w:shd w:color="auto" w:fill="e1dfdd" w:val="clear"/>
    </w:rPr>
  </w:style>
  <w:style w:type="paragraph" w:styleId="Revision">
    <w:name w:val="Revision"/>
    <w:hidden w:val="1"/>
    <w:uiPriority w:val="99"/>
    <w:semiHidden w:val="1"/>
    <w:rsid w:val="00AF33B0"/>
    <w:rPr>
      <w:rFonts w:ascii="NNFPLJ+TimesNewRoman" w:cs="Times" w:eastAsia="Times" w:hAnsi="NNFPLJ+TimesNewRoman"/>
    </w:rPr>
  </w:style>
  <w:style w:type="paragraph" w:styleId="NormalWeb">
    <w:name w:val="Normal (Web)"/>
    <w:basedOn w:val="Normal"/>
    <w:uiPriority w:val="99"/>
    <w:unhideWhenUsed w:val="1"/>
    <w:rsid w:val="001B6D69"/>
    <w:pPr>
      <w:autoSpaceDE w:val="1"/>
      <w:autoSpaceDN w:val="1"/>
      <w:adjustRightInd w:val="1"/>
      <w:spacing w:after="100" w:afterAutospacing="1" w:before="100" w:beforeAutospacing="1"/>
    </w:pPr>
    <w:rPr>
      <w:rFonts w:ascii="Times New Roman" w:cs="Times New Roman" w:eastAsia="Times New Roman" w:hAnsi="Times New Roman"/>
    </w:rPr>
  </w:style>
  <w:style w:type="character" w:styleId="CommentReference">
    <w:name w:val="annotation reference"/>
    <w:basedOn w:val="DefaultParagraphFont"/>
    <w:uiPriority w:val="99"/>
    <w:semiHidden w:val="1"/>
    <w:unhideWhenUsed w:val="1"/>
    <w:rsid w:val="001D62A5"/>
    <w:rPr>
      <w:sz w:val="16"/>
      <w:szCs w:val="16"/>
    </w:rPr>
  </w:style>
  <w:style w:type="paragraph" w:styleId="CommentText">
    <w:name w:val="annotation text"/>
    <w:basedOn w:val="Normal"/>
    <w:link w:val="CommentTextChar"/>
    <w:uiPriority w:val="99"/>
    <w:unhideWhenUsed w:val="1"/>
    <w:rsid w:val="001D62A5"/>
    <w:rPr>
      <w:sz w:val="20"/>
      <w:szCs w:val="20"/>
    </w:rPr>
  </w:style>
  <w:style w:type="character" w:styleId="CommentTextChar" w:customStyle="1">
    <w:name w:val="Comment Text Char"/>
    <w:basedOn w:val="DefaultParagraphFont"/>
    <w:link w:val="CommentText"/>
    <w:uiPriority w:val="99"/>
    <w:rsid w:val="001D62A5"/>
    <w:rPr>
      <w:rFonts w:ascii="NNFPLJ+TimesNewRoman" w:cs="Times" w:eastAsia="Times" w:hAnsi="NNFPLJ+TimesNewRoman"/>
      <w:sz w:val="20"/>
      <w:szCs w:val="20"/>
    </w:rPr>
  </w:style>
  <w:style w:type="paragraph" w:styleId="CommentSubject">
    <w:name w:val="annotation subject"/>
    <w:basedOn w:val="CommentText"/>
    <w:next w:val="CommentText"/>
    <w:link w:val="CommentSubjectChar"/>
    <w:uiPriority w:val="99"/>
    <w:semiHidden w:val="1"/>
    <w:unhideWhenUsed w:val="1"/>
    <w:rsid w:val="001D62A5"/>
    <w:rPr>
      <w:b w:val="1"/>
      <w:bCs w:val="1"/>
    </w:rPr>
  </w:style>
  <w:style w:type="character" w:styleId="CommentSubjectChar" w:customStyle="1">
    <w:name w:val="Comment Subject Char"/>
    <w:basedOn w:val="CommentTextChar"/>
    <w:link w:val="CommentSubject"/>
    <w:uiPriority w:val="99"/>
    <w:semiHidden w:val="1"/>
    <w:rsid w:val="001D62A5"/>
    <w:rPr>
      <w:rFonts w:ascii="NNFPLJ+TimesNewRoman" w:cs="Times" w:eastAsia="Times" w:hAnsi="NNFPLJ+TimesNewRoman"/>
      <w:b w:val="1"/>
      <w:bCs w:val="1"/>
      <w:sz w:val="20"/>
      <w:szCs w:val="20"/>
    </w:rPr>
  </w:style>
  <w:style w:type="character" w:styleId="FollowedHyperlink">
    <w:name w:val="FollowedHyperlink"/>
    <w:basedOn w:val="DefaultParagraphFont"/>
    <w:uiPriority w:val="99"/>
    <w:semiHidden w:val="1"/>
    <w:unhideWhenUsed w:val="1"/>
    <w:rsid w:val="00782B40"/>
    <w:rPr>
      <w:color w:val="954f72" w:themeColor="followedHyperlink"/>
      <w:u w:val="single"/>
    </w:rPr>
  </w:style>
  <w:style w:type="character" w:styleId="TitleChar" w:customStyle="1">
    <w:name w:val="Title Char"/>
    <w:basedOn w:val="DefaultParagraphFont"/>
    <w:link w:val="Title"/>
    <w:uiPriority w:val="10"/>
    <w:rsid w:val="00C9314C"/>
    <w:rPr>
      <w:rFonts w:asciiTheme="majorHAnsi" w:cstheme="majorBidi" w:eastAsiaTheme="majorEastAsia" w:hAnsiTheme="majorHAnsi"/>
      <w:spacing w:val="-10"/>
      <w:kern w:val="28"/>
      <w:sz w:val="56"/>
      <w:szCs w:val="5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earch.umn.edu/units/irb/toolkit-library/templates-forms#protocols" TargetMode="External"/><Relationship Id="rId22" Type="http://schemas.openxmlformats.org/officeDocument/2006/relationships/hyperlink" Target="mailto:privacy@umn.edu" TargetMode="External"/><Relationship Id="rId21" Type="http://schemas.openxmlformats.org/officeDocument/2006/relationships/hyperlink" Target="https://research.umn.edu/units/irb/toolkit-library/templates-forms#protocols" TargetMode="External"/><Relationship Id="rId24" Type="http://schemas.openxmlformats.org/officeDocument/2006/relationships/hyperlink" Target="mailto:bpic@umn.edu" TargetMode="External"/><Relationship Id="rId23" Type="http://schemas.openxmlformats.org/officeDocument/2006/relationships/hyperlink" Target="https://research.umn.edu/units/irb/toolkit-library/templates-forms#protoc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umn.edu/units/irb/toolkit-library/worksheets" TargetMode="External"/><Relationship Id="rId26" Type="http://schemas.openxmlformats.org/officeDocument/2006/relationships/hyperlink" Target="mailto:fencl003@umn.edu" TargetMode="External"/><Relationship Id="rId25" Type="http://schemas.openxmlformats.org/officeDocument/2006/relationships/hyperlink" Target="https://ctsi.umn.edu/services/regulatory/clinical-trial-monitoring" TargetMode="External"/><Relationship Id="rId28" Type="http://schemas.openxmlformats.org/officeDocument/2006/relationships/hyperlink" Target="https://research.umn.edu/units/irb/toolkit-library/templates-forms#protocols" TargetMode="External"/><Relationship Id="rId27" Type="http://schemas.openxmlformats.org/officeDocument/2006/relationships/hyperlink" Target="https://ctsi.umn.edu/services/biospecimen-suppor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fencl003@umn.edu" TargetMode="External"/><Relationship Id="rId7" Type="http://schemas.openxmlformats.org/officeDocument/2006/relationships/hyperlink" Target="https://research.umn.edu/units/irb/toolkit-library/manuals" TargetMode="External"/><Relationship Id="rId8" Type="http://schemas.openxmlformats.org/officeDocument/2006/relationships/hyperlink" Target="https://research.umn.edu/units/irb/toolkit-library/manuals" TargetMode="External"/><Relationship Id="rId31" Type="http://schemas.openxmlformats.org/officeDocument/2006/relationships/hyperlink" Target="https://libguides.umn.edu/ResearchWithIndigenousPartners" TargetMode="External"/><Relationship Id="rId30" Type="http://schemas.openxmlformats.org/officeDocument/2006/relationships/hyperlink" Target="mailto:ande8670@umn.edu" TargetMode="External"/><Relationship Id="rId11" Type="http://schemas.openxmlformats.org/officeDocument/2006/relationships/hyperlink" Target="mailto:ancillaryreview@Fairview.org" TargetMode="External"/><Relationship Id="rId33" Type="http://schemas.openxmlformats.org/officeDocument/2006/relationships/hyperlink" Target="https://ctsi.umn.edu/tools/redcap" TargetMode="External"/><Relationship Id="rId10" Type="http://schemas.openxmlformats.org/officeDocument/2006/relationships/hyperlink" Target="mailto:research@gillettechildrens.com" TargetMode="External"/><Relationship Id="rId32" Type="http://schemas.openxmlformats.org/officeDocument/2006/relationships/hyperlink" Target="mailto:oncore@umn.edu" TargetMode="External"/><Relationship Id="rId13" Type="http://schemas.openxmlformats.org/officeDocument/2006/relationships/hyperlink" Target="https://drive.google.com/uc?export=download&amp;id=0B7644h9N2vLcOWtzU2FmSU5oS0U" TargetMode="External"/><Relationship Id="rId35" Type="http://schemas.openxmlformats.org/officeDocument/2006/relationships/hyperlink" Target="mailto:hlogren@uumn.edu" TargetMode="External"/><Relationship Id="rId12" Type="http://schemas.openxmlformats.org/officeDocument/2006/relationships/hyperlink" Target="https://research.umn.edu/units/irb/toolkit-library/templates-forms#protocols" TargetMode="External"/><Relationship Id="rId34" Type="http://schemas.openxmlformats.org/officeDocument/2006/relationships/hyperlink" Target="https://www.google.com/url?client=internal-element-cse&amp;cx=002834015805923805805:c-0k--9bdkk&amp;q=https://cuhcc.umn.edu/&amp;sa=U&amp;ved=2ahUKEwistMi00onuAhWVGFkFHUbnAncQFjABegQIAhAB&amp;usg=AOvVaw2R6-oZwyd0n55FZTLJdCRi" TargetMode="External"/><Relationship Id="rId15" Type="http://schemas.openxmlformats.org/officeDocument/2006/relationships/hyperlink" Target="mailto:ccprc@umn.edu" TargetMode="External"/><Relationship Id="rId37" Type="http://schemas.openxmlformats.org/officeDocument/2006/relationships/hyperlink" Target="https://www.ctsi.umn.edu/consultations-and-services/data-access-and-informatics-consulting/bpic" TargetMode="External"/><Relationship Id="rId14" Type="http://schemas.openxmlformats.org/officeDocument/2006/relationships/hyperlink" Target="https://www.cancer.umn.edu/for-researchers/investigator-resources/cancer-protocol-review-committee" TargetMode="External"/><Relationship Id="rId36" Type="http://schemas.openxmlformats.org/officeDocument/2006/relationships/hyperlink" Target="https://www.ap.org/about/annual-report/2023-report/2023-ap-by-the-numbers/" TargetMode="External"/><Relationship Id="rId17" Type="http://schemas.openxmlformats.org/officeDocument/2006/relationships/hyperlink" Target="https://research.umn.edu/units/irb/toolkit-library/templates-forms#protocols" TargetMode="External"/><Relationship Id="rId39" Type="http://schemas.openxmlformats.org/officeDocument/2006/relationships/footer" Target="footer1.xml"/><Relationship Id="rId16" Type="http://schemas.openxmlformats.org/officeDocument/2006/relationships/hyperlink" Target="mailto:becca002@umn.edu" TargetMode="External"/><Relationship Id="rId38" Type="http://schemas.openxmlformats.org/officeDocument/2006/relationships/header" Target="header1.xml"/><Relationship Id="rId19" Type="http://schemas.openxmlformats.org/officeDocument/2006/relationships/hyperlink" Target="mailto:ande2445@umn.edu" TargetMode="External"/><Relationship Id="rId18" Type="http://schemas.openxmlformats.org/officeDocument/2006/relationships/hyperlink" Target="https://www.cmrr.umn.edu/preirb/user/user.php"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QuattrocentoSans-regular.ttf"/><Relationship Id="rId12" Type="http://schemas.openxmlformats.org/officeDocument/2006/relationships/font" Target="fonts/No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regular.ttf"/><Relationship Id="rId15" Type="http://schemas.openxmlformats.org/officeDocument/2006/relationships/font" Target="fonts/QuattrocentoSans-italic.ttf"/><Relationship Id="rId14" Type="http://schemas.openxmlformats.org/officeDocument/2006/relationships/font" Target="fonts/QuattrocentoSans-bold.ttf"/><Relationship Id="rId17" Type="http://schemas.openxmlformats.org/officeDocument/2006/relationships/font" Target="fonts/NotoSansSymbols-regular.ttf"/><Relationship Id="rId16" Type="http://schemas.openxmlformats.org/officeDocument/2006/relationships/font" Target="fonts/QuattrocentoSans-boldItalic.ttf"/><Relationship Id="rId5" Type="http://schemas.openxmlformats.org/officeDocument/2006/relationships/font" Target="fonts/Arimo-regular.ttf"/><Relationship Id="rId6" Type="http://schemas.openxmlformats.org/officeDocument/2006/relationships/font" Target="fonts/Arimo-bold.ttf"/><Relationship Id="rId18" Type="http://schemas.openxmlformats.org/officeDocument/2006/relationships/font" Target="fonts/NotoSansSymbols-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EjSoaUZ5TkW3Pk7uJYFWvLiE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bCgIyMRIVChMIBCoPCgtBQUFCcGgzbkhlcxABGhsKAjIyEhUKEwgEKg8KC0FBQUJwaDNuSGVzEAEaGwoCMjMSFQoTCAQqDwoLQUFBQnBoM25IZXMQARo2CgIyNBIwCgQ6AggCChMIBCoPCgtBQUFCcGgzbkhlcxAEChMIBCoPCgtBQUFCcGgzbkhlcxAD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2024-08-23T13:49:00Z</dcterms:created>
  <dc:creator>Courtney Jarboe</dc:creator>
</cp:coreProperties>
</file>